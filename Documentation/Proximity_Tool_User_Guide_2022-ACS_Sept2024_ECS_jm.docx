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F2EFF" w14:textId="659681EB" w:rsidR="00D92598" w:rsidRDefault="004C620E" w:rsidP="00CD2F5B">
      <w:pPr>
        <w:pStyle w:val="Heading1"/>
        <w:spacing w:before="720" w:after="720"/>
      </w:pPr>
      <w:r>
        <w:t>Proximity Tool User</w:t>
      </w:r>
      <w:r w:rsidR="00610E1F">
        <w:t>’s</w:t>
      </w:r>
      <w:r>
        <w:t xml:space="preserve"> Guide</w:t>
      </w:r>
    </w:p>
    <w:p w14:paraId="166CFF44" w14:textId="77777777" w:rsidR="00FE0424" w:rsidRPr="009978A3" w:rsidRDefault="00FE0424" w:rsidP="00CD2F5B">
      <w:pPr>
        <w:pStyle w:val="NoIndent"/>
        <w:spacing w:after="720"/>
        <w:jc w:val="center"/>
        <w:rPr>
          <w:b/>
          <w:bCs/>
          <w:sz w:val="32"/>
          <w:szCs w:val="32"/>
        </w:rPr>
      </w:pPr>
      <w:r w:rsidRPr="009978A3">
        <w:rPr>
          <w:b/>
          <w:bCs/>
          <w:sz w:val="32"/>
          <w:szCs w:val="32"/>
        </w:rPr>
        <w:t xml:space="preserve">2020 Census Version with 2018-2022 American Community Survey Demographic Data </w:t>
      </w:r>
    </w:p>
    <w:p w14:paraId="7150B3A7" w14:textId="38CC7338" w:rsidR="003A1F69" w:rsidRDefault="003A1F69" w:rsidP="007D5207">
      <w:pPr>
        <w:pStyle w:val="NoIndent"/>
        <w:spacing w:after="480"/>
        <w:jc w:val="center"/>
      </w:pPr>
      <w:r>
        <w:t>Prepared by:</w:t>
      </w:r>
    </w:p>
    <w:p w14:paraId="31369C1D" w14:textId="40091045" w:rsidR="00D92598" w:rsidRDefault="003A1F69" w:rsidP="000A3B15">
      <w:pPr>
        <w:pStyle w:val="NoIndent"/>
        <w:spacing w:after="0"/>
        <w:jc w:val="center"/>
      </w:pPr>
      <w:r>
        <w:t>SC&amp;A, Inc.</w:t>
      </w:r>
    </w:p>
    <w:p w14:paraId="52B10A23" w14:textId="0CBC95B2" w:rsidR="00D92598" w:rsidRDefault="00F0720B" w:rsidP="000A3B15">
      <w:pPr>
        <w:pStyle w:val="NoIndent"/>
        <w:spacing w:after="0"/>
        <w:jc w:val="center"/>
      </w:pPr>
      <w:r>
        <w:rPr>
          <w:noProof/>
        </w:rPr>
        <w:drawing>
          <wp:inline distT="0" distB="0" distL="0" distR="0" wp14:anchorId="2FFAD4D4" wp14:editId="5218B68E">
            <wp:extent cx="768350" cy="207010"/>
            <wp:effectExtent l="0" t="0" r="0" b="2540"/>
            <wp:docPr id="127567199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71999" name="Picture 1">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350" cy="207010"/>
                    </a:xfrm>
                    <a:prstGeom prst="rect">
                      <a:avLst/>
                    </a:prstGeom>
                    <a:noFill/>
                  </pic:spPr>
                </pic:pic>
              </a:graphicData>
            </a:graphic>
          </wp:inline>
        </w:drawing>
      </w:r>
    </w:p>
    <w:p w14:paraId="135098C2" w14:textId="77777777" w:rsidR="008B2C64" w:rsidRDefault="008B2C64" w:rsidP="000A3B15">
      <w:pPr>
        <w:pStyle w:val="NoIndent"/>
        <w:spacing w:after="0"/>
        <w:jc w:val="center"/>
      </w:pPr>
      <w:r>
        <w:t>1414 Raleigh Road, Suite 450</w:t>
      </w:r>
    </w:p>
    <w:p w14:paraId="3AA448DC" w14:textId="16010898" w:rsidR="00D92598" w:rsidRDefault="008B2C64" w:rsidP="001F0537">
      <w:pPr>
        <w:pStyle w:val="NoIndent"/>
        <w:spacing w:after="720"/>
        <w:jc w:val="center"/>
      </w:pPr>
      <w:r>
        <w:t>Chapel Hill, NC  27517</w:t>
      </w:r>
    </w:p>
    <w:p w14:paraId="22AF270B" w14:textId="77777777" w:rsidR="00217E57" w:rsidRDefault="00217E57" w:rsidP="001F0537">
      <w:pPr>
        <w:pStyle w:val="NoIndent"/>
        <w:spacing w:after="0"/>
        <w:jc w:val="center"/>
      </w:pPr>
      <w:r>
        <w:t>GSA BPA No. 68HERD21A0003</w:t>
      </w:r>
    </w:p>
    <w:p w14:paraId="509B264F" w14:textId="34798D9D" w:rsidR="00D92598" w:rsidRDefault="00217E57" w:rsidP="00C310AA">
      <w:pPr>
        <w:pStyle w:val="NoIndent"/>
        <w:spacing w:after="720"/>
        <w:jc w:val="center"/>
      </w:pPr>
      <w:r>
        <w:t>Task Order No. 68HERH22F0003</w:t>
      </w:r>
    </w:p>
    <w:p w14:paraId="4D547794" w14:textId="37D44F94" w:rsidR="00D92598" w:rsidRDefault="002F7DF0" w:rsidP="00BD1422">
      <w:pPr>
        <w:pStyle w:val="NoIndent"/>
        <w:spacing w:after="720"/>
        <w:jc w:val="center"/>
      </w:pPr>
      <w:r w:rsidRPr="002F7DF0">
        <w:t>Prepared for:</w:t>
      </w:r>
    </w:p>
    <w:p w14:paraId="3EEF016B" w14:textId="77777777" w:rsidR="008E707A" w:rsidRDefault="008E707A" w:rsidP="00F07D53">
      <w:pPr>
        <w:pStyle w:val="NoIndent"/>
        <w:spacing w:after="0"/>
        <w:jc w:val="center"/>
      </w:pPr>
      <w:r>
        <w:t>Air Toxics Assessment Group</w:t>
      </w:r>
    </w:p>
    <w:p w14:paraId="72163D62" w14:textId="77777777" w:rsidR="008E707A" w:rsidRDefault="008E707A" w:rsidP="00F07D53">
      <w:pPr>
        <w:pStyle w:val="NoIndent"/>
        <w:spacing w:after="0"/>
        <w:jc w:val="center"/>
      </w:pPr>
      <w:r>
        <w:t>Health and Environmental Impacts Division</w:t>
      </w:r>
    </w:p>
    <w:p w14:paraId="5A3DDECC" w14:textId="77777777" w:rsidR="008E707A" w:rsidRDefault="008E707A" w:rsidP="00F07D53">
      <w:pPr>
        <w:pStyle w:val="NoIndent"/>
        <w:spacing w:after="0"/>
        <w:jc w:val="center"/>
      </w:pPr>
      <w:r>
        <w:t>Office of Air Quality Planning and Standards</w:t>
      </w:r>
    </w:p>
    <w:p w14:paraId="12991E3D" w14:textId="77777777" w:rsidR="008E707A" w:rsidRDefault="008E707A" w:rsidP="00F07D53">
      <w:pPr>
        <w:pStyle w:val="NoIndent"/>
        <w:spacing w:after="0"/>
        <w:jc w:val="center"/>
      </w:pPr>
      <w:r>
        <w:t>U.S. Environmental Protection Agency</w:t>
      </w:r>
    </w:p>
    <w:p w14:paraId="0710FA9B" w14:textId="1729D3BE" w:rsidR="00D92598" w:rsidRDefault="008E707A" w:rsidP="0064349F">
      <w:pPr>
        <w:pStyle w:val="NoIndent"/>
        <w:spacing w:after="1440"/>
        <w:jc w:val="center"/>
      </w:pPr>
      <w:r>
        <w:t>Research Triangle Park, North Carolina 27711</w:t>
      </w:r>
    </w:p>
    <w:p w14:paraId="66557B0A" w14:textId="5AF294D7" w:rsidR="0037618D" w:rsidRDefault="008D5CCC" w:rsidP="00EA115F">
      <w:pPr>
        <w:pStyle w:val="NoIndent"/>
        <w:jc w:val="center"/>
        <w:sectPr w:rsidR="0037618D" w:rsidSect="00744C7C">
          <w:footerReference w:type="default" r:id="rId9"/>
          <w:pgSz w:w="12240" w:h="15840"/>
          <w:pgMar w:top="1440" w:right="1440" w:bottom="1440" w:left="1440" w:header="720" w:footer="720" w:gutter="0"/>
          <w:cols w:space="720"/>
          <w:docGrid w:linePitch="360"/>
        </w:sectPr>
      </w:pPr>
      <w:r>
        <w:t>September</w:t>
      </w:r>
      <w:r w:rsidR="0037618D" w:rsidRPr="0037618D">
        <w:t xml:space="preserve"> 2024</w:t>
      </w:r>
    </w:p>
    <w:p w14:paraId="4BDEF756" w14:textId="77777777" w:rsidR="00B2431A" w:rsidRPr="00FA4F70" w:rsidRDefault="00B2431A" w:rsidP="00EA4360">
      <w:pPr>
        <w:pStyle w:val="HeadNoTOC"/>
        <w:ind w:left="1440" w:right="1440"/>
      </w:pPr>
      <w:r w:rsidRPr="00D42B8C">
        <w:lastRenderedPageBreak/>
        <w:t>Disclaimer</w:t>
      </w:r>
    </w:p>
    <w:p w14:paraId="1BE374CE" w14:textId="1CB1CECD" w:rsidR="00B2431A" w:rsidRDefault="009B469A" w:rsidP="00FA5E62">
      <w:pPr>
        <w:tabs>
          <w:tab w:val="left" w:pos="1440"/>
        </w:tabs>
        <w:ind w:left="1440" w:right="1440"/>
        <w:sectPr w:rsidR="00B2431A" w:rsidSect="00744C7C">
          <w:footerReference w:type="default" r:id="rId10"/>
          <w:pgSz w:w="12240" w:h="15840" w:code="1"/>
          <w:pgMar w:top="1440" w:right="1440" w:bottom="1440" w:left="1440" w:header="720" w:footer="720" w:gutter="0"/>
          <w:pgNumType w:fmt="lowerRoman"/>
          <w:cols w:space="720"/>
          <w:vAlign w:val="center"/>
          <w:docGrid w:linePitch="360"/>
        </w:sectPr>
      </w:pPr>
      <w:r>
        <w:t>T</w:t>
      </w:r>
      <w:r w:rsidR="00B2431A">
        <w:t xml:space="preserve">he </w:t>
      </w:r>
      <w:r w:rsidR="00D86F45">
        <w:t>software tool</w:t>
      </w:r>
      <w:r w:rsidR="00B2431A">
        <w:t xml:space="preserve"> described in this document has been funded by the United States Environmental Protection Agency under GSA contract 47QRAA20D002W / BPA 68HERD21A0003 to SC&amp;A Incorporated</w:t>
      </w:r>
      <w:r w:rsidR="00847A34">
        <w:t xml:space="preserve">. </w:t>
      </w:r>
      <w:r w:rsidR="00847A34" w:rsidRPr="00847A34">
        <w:t>However, the information presented in this User’s Guide does not necessarily reflect the views of the Agency</w:t>
      </w:r>
      <w:r w:rsidR="00B2431A">
        <w:t>, and no official endorsement should be inferred</w:t>
      </w:r>
      <w:r w:rsidR="00AD7CD8">
        <w:t xml:space="preserve"> of the products referenced</w:t>
      </w:r>
      <w:r w:rsidR="00B2431A">
        <w:t>.</w:t>
      </w:r>
    </w:p>
    <w:p w14:paraId="4308454C" w14:textId="1A57F36D" w:rsidR="008B2C64" w:rsidRDefault="008136CE" w:rsidP="007625AC">
      <w:pPr>
        <w:pStyle w:val="HeadNoTOC"/>
      </w:pPr>
      <w:r>
        <w:lastRenderedPageBreak/>
        <w:t>Contents</w:t>
      </w:r>
    </w:p>
    <w:p w14:paraId="27400721" w14:textId="043D305C" w:rsidR="00386510" w:rsidRDefault="007F321F">
      <w:pPr>
        <w:pStyle w:val="TOC1"/>
        <w:tabs>
          <w:tab w:val="left" w:pos="1200"/>
          <w:tab w:val="right" w:pos="9350"/>
        </w:tabs>
        <w:rPr>
          <w:rFonts w:asciiTheme="minorHAnsi" w:eastAsiaTheme="minorEastAsia" w:hAnsiTheme="minorHAnsi"/>
          <w:noProof/>
          <w:szCs w:val="24"/>
        </w:rPr>
      </w:pPr>
      <w:r>
        <w:fldChar w:fldCharType="begin"/>
      </w:r>
      <w:r>
        <w:instrText xml:space="preserve"> TOC \h \z \t "Heading 2,1,Heading 3,2,HeadTOC,1" </w:instrText>
      </w:r>
      <w:r>
        <w:fldChar w:fldCharType="separate"/>
      </w:r>
      <w:hyperlink w:anchor="_Toc181869508" w:history="1">
        <w:r w:rsidR="00386510" w:rsidRPr="00EF1BAE">
          <w:rPr>
            <w:rStyle w:val="Hyperlink"/>
            <w:noProof/>
          </w:rPr>
          <w:t>1.</w:t>
        </w:r>
        <w:r w:rsidR="00386510">
          <w:rPr>
            <w:rFonts w:asciiTheme="minorHAnsi" w:eastAsiaTheme="minorEastAsia" w:hAnsiTheme="minorHAnsi"/>
            <w:noProof/>
            <w:szCs w:val="24"/>
          </w:rPr>
          <w:tab/>
        </w:r>
        <w:r w:rsidR="00386510" w:rsidRPr="00EF1BAE">
          <w:rPr>
            <w:rStyle w:val="Hyperlink"/>
            <w:noProof/>
          </w:rPr>
          <w:t>Proximity Tool Overview</w:t>
        </w:r>
        <w:r w:rsidR="00386510">
          <w:rPr>
            <w:noProof/>
            <w:webHidden/>
          </w:rPr>
          <w:tab/>
        </w:r>
        <w:r w:rsidR="00386510">
          <w:rPr>
            <w:noProof/>
            <w:webHidden/>
          </w:rPr>
          <w:fldChar w:fldCharType="begin"/>
        </w:r>
        <w:r w:rsidR="00386510">
          <w:rPr>
            <w:noProof/>
            <w:webHidden/>
          </w:rPr>
          <w:instrText xml:space="preserve"> PAGEREF _Toc181869508 \h </w:instrText>
        </w:r>
        <w:r w:rsidR="00386510">
          <w:rPr>
            <w:noProof/>
            <w:webHidden/>
          </w:rPr>
        </w:r>
        <w:r w:rsidR="00386510">
          <w:rPr>
            <w:noProof/>
            <w:webHidden/>
          </w:rPr>
          <w:fldChar w:fldCharType="separate"/>
        </w:r>
        <w:r w:rsidR="00386510">
          <w:rPr>
            <w:noProof/>
            <w:webHidden/>
          </w:rPr>
          <w:t>4</w:t>
        </w:r>
        <w:r w:rsidR="00386510">
          <w:rPr>
            <w:noProof/>
            <w:webHidden/>
          </w:rPr>
          <w:fldChar w:fldCharType="end"/>
        </w:r>
      </w:hyperlink>
    </w:p>
    <w:p w14:paraId="5E5E3B67" w14:textId="32CD3519" w:rsidR="00386510" w:rsidRDefault="00386510">
      <w:pPr>
        <w:pStyle w:val="TOC1"/>
        <w:tabs>
          <w:tab w:val="left" w:pos="1200"/>
          <w:tab w:val="right" w:pos="9350"/>
        </w:tabs>
        <w:rPr>
          <w:rFonts w:asciiTheme="minorHAnsi" w:eastAsiaTheme="minorEastAsia" w:hAnsiTheme="minorHAnsi"/>
          <w:noProof/>
          <w:szCs w:val="24"/>
        </w:rPr>
      </w:pPr>
      <w:hyperlink w:anchor="_Toc181869509" w:history="1">
        <w:r w:rsidRPr="00EF1BAE">
          <w:rPr>
            <w:rStyle w:val="Hyperlink"/>
            <w:noProof/>
          </w:rPr>
          <w:t>2.</w:t>
        </w:r>
        <w:r>
          <w:rPr>
            <w:rFonts w:asciiTheme="minorHAnsi" w:eastAsiaTheme="minorEastAsia" w:hAnsiTheme="minorHAnsi"/>
            <w:noProof/>
            <w:szCs w:val="24"/>
          </w:rPr>
          <w:tab/>
        </w:r>
        <w:r w:rsidRPr="00EF1BAE">
          <w:rPr>
            <w:rStyle w:val="Hyperlink"/>
            <w:noProof/>
          </w:rPr>
          <w:t>How to Use the Proximity Tool</w:t>
        </w:r>
        <w:r>
          <w:rPr>
            <w:noProof/>
            <w:webHidden/>
          </w:rPr>
          <w:tab/>
        </w:r>
        <w:r>
          <w:rPr>
            <w:noProof/>
            <w:webHidden/>
          </w:rPr>
          <w:fldChar w:fldCharType="begin"/>
        </w:r>
        <w:r>
          <w:rPr>
            <w:noProof/>
            <w:webHidden/>
          </w:rPr>
          <w:instrText xml:space="preserve"> PAGEREF _Toc181869509 \h </w:instrText>
        </w:r>
        <w:r>
          <w:rPr>
            <w:noProof/>
            <w:webHidden/>
          </w:rPr>
        </w:r>
        <w:r>
          <w:rPr>
            <w:noProof/>
            <w:webHidden/>
          </w:rPr>
          <w:fldChar w:fldCharType="separate"/>
        </w:r>
        <w:r>
          <w:rPr>
            <w:noProof/>
            <w:webHidden/>
          </w:rPr>
          <w:t>5</w:t>
        </w:r>
        <w:r>
          <w:rPr>
            <w:noProof/>
            <w:webHidden/>
          </w:rPr>
          <w:fldChar w:fldCharType="end"/>
        </w:r>
      </w:hyperlink>
    </w:p>
    <w:p w14:paraId="6019C405" w14:textId="52C8CE50" w:rsidR="00386510" w:rsidRDefault="00386510">
      <w:pPr>
        <w:pStyle w:val="TOC2"/>
        <w:tabs>
          <w:tab w:val="left" w:pos="1680"/>
          <w:tab w:val="right" w:pos="9350"/>
        </w:tabs>
        <w:rPr>
          <w:rFonts w:asciiTheme="minorHAnsi" w:eastAsiaTheme="minorEastAsia" w:hAnsiTheme="minorHAnsi"/>
          <w:noProof/>
          <w:szCs w:val="24"/>
        </w:rPr>
      </w:pPr>
      <w:hyperlink w:anchor="_Toc181869510" w:history="1">
        <w:r w:rsidRPr="00EF1BAE">
          <w:rPr>
            <w:rStyle w:val="Hyperlink"/>
            <w:noProof/>
          </w:rPr>
          <w:t>2.1</w:t>
        </w:r>
        <w:r>
          <w:rPr>
            <w:rFonts w:asciiTheme="minorHAnsi" w:eastAsiaTheme="minorEastAsia" w:hAnsiTheme="minorHAnsi"/>
            <w:noProof/>
            <w:szCs w:val="24"/>
          </w:rPr>
          <w:tab/>
        </w:r>
        <w:r w:rsidRPr="00EF1BAE">
          <w:rPr>
            <w:rStyle w:val="Hyperlink"/>
            <w:noProof/>
          </w:rPr>
          <w:t>Downloading the Proximity Tool</w:t>
        </w:r>
        <w:r>
          <w:rPr>
            <w:noProof/>
            <w:webHidden/>
          </w:rPr>
          <w:tab/>
        </w:r>
        <w:r>
          <w:rPr>
            <w:noProof/>
            <w:webHidden/>
          </w:rPr>
          <w:fldChar w:fldCharType="begin"/>
        </w:r>
        <w:r>
          <w:rPr>
            <w:noProof/>
            <w:webHidden/>
          </w:rPr>
          <w:instrText xml:space="preserve"> PAGEREF _Toc181869510 \h </w:instrText>
        </w:r>
        <w:r>
          <w:rPr>
            <w:noProof/>
            <w:webHidden/>
          </w:rPr>
        </w:r>
        <w:r>
          <w:rPr>
            <w:noProof/>
            <w:webHidden/>
          </w:rPr>
          <w:fldChar w:fldCharType="separate"/>
        </w:r>
        <w:r>
          <w:rPr>
            <w:noProof/>
            <w:webHidden/>
          </w:rPr>
          <w:t>5</w:t>
        </w:r>
        <w:r>
          <w:rPr>
            <w:noProof/>
            <w:webHidden/>
          </w:rPr>
          <w:fldChar w:fldCharType="end"/>
        </w:r>
      </w:hyperlink>
    </w:p>
    <w:p w14:paraId="5781D958" w14:textId="7387740E" w:rsidR="00386510" w:rsidRDefault="00386510">
      <w:pPr>
        <w:pStyle w:val="TOC2"/>
        <w:tabs>
          <w:tab w:val="left" w:pos="1680"/>
          <w:tab w:val="right" w:pos="9350"/>
        </w:tabs>
        <w:rPr>
          <w:rFonts w:asciiTheme="minorHAnsi" w:eastAsiaTheme="minorEastAsia" w:hAnsiTheme="minorHAnsi"/>
          <w:noProof/>
          <w:szCs w:val="24"/>
        </w:rPr>
      </w:pPr>
      <w:hyperlink w:anchor="_Toc181869511" w:history="1">
        <w:r w:rsidRPr="00EF1BAE">
          <w:rPr>
            <w:rStyle w:val="Hyperlink"/>
            <w:noProof/>
          </w:rPr>
          <w:t>2.2</w:t>
        </w:r>
        <w:r>
          <w:rPr>
            <w:rFonts w:asciiTheme="minorHAnsi" w:eastAsiaTheme="minorEastAsia" w:hAnsiTheme="minorHAnsi"/>
            <w:noProof/>
            <w:szCs w:val="24"/>
          </w:rPr>
          <w:tab/>
        </w:r>
        <w:r w:rsidRPr="00EF1BAE">
          <w:rPr>
            <w:rStyle w:val="Hyperlink"/>
            <w:noProof/>
          </w:rPr>
          <w:t>Preparing the Input File</w:t>
        </w:r>
        <w:r>
          <w:rPr>
            <w:noProof/>
            <w:webHidden/>
          </w:rPr>
          <w:tab/>
        </w:r>
        <w:r>
          <w:rPr>
            <w:noProof/>
            <w:webHidden/>
          </w:rPr>
          <w:fldChar w:fldCharType="begin"/>
        </w:r>
        <w:r>
          <w:rPr>
            <w:noProof/>
            <w:webHidden/>
          </w:rPr>
          <w:instrText xml:space="preserve"> PAGEREF _Toc181869511 \h </w:instrText>
        </w:r>
        <w:r>
          <w:rPr>
            <w:noProof/>
            <w:webHidden/>
          </w:rPr>
        </w:r>
        <w:r>
          <w:rPr>
            <w:noProof/>
            <w:webHidden/>
          </w:rPr>
          <w:fldChar w:fldCharType="separate"/>
        </w:r>
        <w:r>
          <w:rPr>
            <w:noProof/>
            <w:webHidden/>
          </w:rPr>
          <w:t>5</w:t>
        </w:r>
        <w:r>
          <w:rPr>
            <w:noProof/>
            <w:webHidden/>
          </w:rPr>
          <w:fldChar w:fldCharType="end"/>
        </w:r>
      </w:hyperlink>
    </w:p>
    <w:p w14:paraId="2B7BE388" w14:textId="509BE66D" w:rsidR="00386510" w:rsidRDefault="00386510">
      <w:pPr>
        <w:pStyle w:val="TOC2"/>
        <w:tabs>
          <w:tab w:val="left" w:pos="1680"/>
          <w:tab w:val="right" w:pos="9350"/>
        </w:tabs>
        <w:rPr>
          <w:rFonts w:asciiTheme="minorHAnsi" w:eastAsiaTheme="minorEastAsia" w:hAnsiTheme="minorHAnsi"/>
          <w:noProof/>
          <w:szCs w:val="24"/>
        </w:rPr>
      </w:pPr>
      <w:hyperlink w:anchor="_Toc181869512" w:history="1">
        <w:r w:rsidRPr="00EF1BAE">
          <w:rPr>
            <w:rStyle w:val="Hyperlink"/>
            <w:noProof/>
          </w:rPr>
          <w:t>2.3</w:t>
        </w:r>
        <w:r>
          <w:rPr>
            <w:rFonts w:asciiTheme="minorHAnsi" w:eastAsiaTheme="minorEastAsia" w:hAnsiTheme="minorHAnsi"/>
            <w:noProof/>
            <w:szCs w:val="24"/>
          </w:rPr>
          <w:tab/>
        </w:r>
        <w:r w:rsidRPr="00EF1BAE">
          <w:rPr>
            <w:rStyle w:val="Hyperlink"/>
            <w:noProof/>
          </w:rPr>
          <w:t>Running the Proximity Tool</w:t>
        </w:r>
        <w:r>
          <w:rPr>
            <w:noProof/>
            <w:webHidden/>
          </w:rPr>
          <w:tab/>
        </w:r>
        <w:r>
          <w:rPr>
            <w:noProof/>
            <w:webHidden/>
          </w:rPr>
          <w:fldChar w:fldCharType="begin"/>
        </w:r>
        <w:r>
          <w:rPr>
            <w:noProof/>
            <w:webHidden/>
          </w:rPr>
          <w:instrText xml:space="preserve"> PAGEREF _Toc181869512 \h </w:instrText>
        </w:r>
        <w:r>
          <w:rPr>
            <w:noProof/>
            <w:webHidden/>
          </w:rPr>
        </w:r>
        <w:r>
          <w:rPr>
            <w:noProof/>
            <w:webHidden/>
          </w:rPr>
          <w:fldChar w:fldCharType="separate"/>
        </w:r>
        <w:r>
          <w:rPr>
            <w:noProof/>
            <w:webHidden/>
          </w:rPr>
          <w:t>6</w:t>
        </w:r>
        <w:r>
          <w:rPr>
            <w:noProof/>
            <w:webHidden/>
          </w:rPr>
          <w:fldChar w:fldCharType="end"/>
        </w:r>
      </w:hyperlink>
    </w:p>
    <w:p w14:paraId="4AD494B9" w14:textId="42AA72D0" w:rsidR="00386510" w:rsidRDefault="00386510">
      <w:pPr>
        <w:pStyle w:val="TOC2"/>
        <w:tabs>
          <w:tab w:val="left" w:pos="1680"/>
          <w:tab w:val="right" w:pos="9350"/>
        </w:tabs>
        <w:rPr>
          <w:rFonts w:asciiTheme="minorHAnsi" w:eastAsiaTheme="minorEastAsia" w:hAnsiTheme="minorHAnsi"/>
          <w:noProof/>
          <w:szCs w:val="24"/>
        </w:rPr>
      </w:pPr>
      <w:hyperlink w:anchor="_Toc181869513" w:history="1">
        <w:r w:rsidRPr="00EF1BAE">
          <w:rPr>
            <w:rStyle w:val="Hyperlink"/>
            <w:noProof/>
          </w:rPr>
          <w:t>2.4</w:t>
        </w:r>
        <w:r>
          <w:rPr>
            <w:rFonts w:asciiTheme="minorHAnsi" w:eastAsiaTheme="minorEastAsia" w:hAnsiTheme="minorHAnsi"/>
            <w:noProof/>
            <w:szCs w:val="24"/>
          </w:rPr>
          <w:tab/>
        </w:r>
        <w:r w:rsidRPr="00EF1BAE">
          <w:rPr>
            <w:rStyle w:val="Hyperlink"/>
            <w:noProof/>
          </w:rPr>
          <w:t>Run Completion</w:t>
        </w:r>
        <w:r>
          <w:rPr>
            <w:noProof/>
            <w:webHidden/>
          </w:rPr>
          <w:tab/>
        </w:r>
        <w:r>
          <w:rPr>
            <w:noProof/>
            <w:webHidden/>
          </w:rPr>
          <w:fldChar w:fldCharType="begin"/>
        </w:r>
        <w:r>
          <w:rPr>
            <w:noProof/>
            <w:webHidden/>
          </w:rPr>
          <w:instrText xml:space="preserve"> PAGEREF _Toc181869513 \h </w:instrText>
        </w:r>
        <w:r>
          <w:rPr>
            <w:noProof/>
            <w:webHidden/>
          </w:rPr>
        </w:r>
        <w:r>
          <w:rPr>
            <w:noProof/>
            <w:webHidden/>
          </w:rPr>
          <w:fldChar w:fldCharType="separate"/>
        </w:r>
        <w:r>
          <w:rPr>
            <w:noProof/>
            <w:webHidden/>
          </w:rPr>
          <w:t>6</w:t>
        </w:r>
        <w:r>
          <w:rPr>
            <w:noProof/>
            <w:webHidden/>
          </w:rPr>
          <w:fldChar w:fldCharType="end"/>
        </w:r>
      </w:hyperlink>
    </w:p>
    <w:p w14:paraId="585A5F83" w14:textId="36014FB5" w:rsidR="00386510" w:rsidRDefault="00386510">
      <w:pPr>
        <w:pStyle w:val="TOC1"/>
        <w:tabs>
          <w:tab w:val="left" w:pos="1200"/>
          <w:tab w:val="right" w:pos="9350"/>
        </w:tabs>
        <w:rPr>
          <w:rFonts w:asciiTheme="minorHAnsi" w:eastAsiaTheme="minorEastAsia" w:hAnsiTheme="minorHAnsi"/>
          <w:noProof/>
          <w:szCs w:val="24"/>
        </w:rPr>
      </w:pPr>
      <w:hyperlink w:anchor="_Toc181869514" w:history="1">
        <w:r w:rsidRPr="00EF1BAE">
          <w:rPr>
            <w:rStyle w:val="Hyperlink"/>
            <w:noProof/>
          </w:rPr>
          <w:t>3.</w:t>
        </w:r>
        <w:r>
          <w:rPr>
            <w:rFonts w:asciiTheme="minorHAnsi" w:eastAsiaTheme="minorEastAsia" w:hAnsiTheme="minorHAnsi"/>
            <w:noProof/>
            <w:szCs w:val="24"/>
          </w:rPr>
          <w:tab/>
        </w:r>
        <w:r w:rsidRPr="00EF1BAE">
          <w:rPr>
            <w:rStyle w:val="Hyperlink"/>
            <w:noProof/>
          </w:rPr>
          <w:t>Census Data Used by the Tool</w:t>
        </w:r>
        <w:r>
          <w:rPr>
            <w:noProof/>
            <w:webHidden/>
          </w:rPr>
          <w:tab/>
        </w:r>
        <w:r>
          <w:rPr>
            <w:noProof/>
            <w:webHidden/>
          </w:rPr>
          <w:fldChar w:fldCharType="begin"/>
        </w:r>
        <w:r>
          <w:rPr>
            <w:noProof/>
            <w:webHidden/>
          </w:rPr>
          <w:instrText xml:space="preserve"> PAGEREF _Toc181869514 \h </w:instrText>
        </w:r>
        <w:r>
          <w:rPr>
            <w:noProof/>
            <w:webHidden/>
          </w:rPr>
        </w:r>
        <w:r>
          <w:rPr>
            <w:noProof/>
            <w:webHidden/>
          </w:rPr>
          <w:fldChar w:fldCharType="separate"/>
        </w:r>
        <w:r>
          <w:rPr>
            <w:noProof/>
            <w:webHidden/>
          </w:rPr>
          <w:t>8</w:t>
        </w:r>
        <w:r>
          <w:rPr>
            <w:noProof/>
            <w:webHidden/>
          </w:rPr>
          <w:fldChar w:fldCharType="end"/>
        </w:r>
      </w:hyperlink>
    </w:p>
    <w:p w14:paraId="1E0F0A6B" w14:textId="0F44DAED" w:rsidR="00386510" w:rsidRDefault="00386510">
      <w:pPr>
        <w:pStyle w:val="TOC1"/>
        <w:tabs>
          <w:tab w:val="left" w:pos="1200"/>
          <w:tab w:val="right" w:pos="9350"/>
        </w:tabs>
        <w:rPr>
          <w:rFonts w:asciiTheme="minorHAnsi" w:eastAsiaTheme="minorEastAsia" w:hAnsiTheme="minorHAnsi"/>
          <w:noProof/>
          <w:szCs w:val="24"/>
        </w:rPr>
      </w:pPr>
      <w:hyperlink w:anchor="_Toc181869515" w:history="1">
        <w:r w:rsidRPr="00EF1BAE">
          <w:rPr>
            <w:rStyle w:val="Hyperlink"/>
            <w:noProof/>
          </w:rPr>
          <w:t>4.</w:t>
        </w:r>
        <w:r>
          <w:rPr>
            <w:rFonts w:asciiTheme="minorHAnsi" w:eastAsiaTheme="minorEastAsia" w:hAnsiTheme="minorHAnsi"/>
            <w:noProof/>
            <w:szCs w:val="24"/>
          </w:rPr>
          <w:tab/>
        </w:r>
        <w:r w:rsidRPr="00EF1BAE">
          <w:rPr>
            <w:rStyle w:val="Hyperlink"/>
            <w:noProof/>
          </w:rPr>
          <w:t>Computations Performed by the Tool</w:t>
        </w:r>
        <w:r>
          <w:rPr>
            <w:noProof/>
            <w:webHidden/>
          </w:rPr>
          <w:tab/>
        </w:r>
        <w:r>
          <w:rPr>
            <w:noProof/>
            <w:webHidden/>
          </w:rPr>
          <w:fldChar w:fldCharType="begin"/>
        </w:r>
        <w:r>
          <w:rPr>
            <w:noProof/>
            <w:webHidden/>
          </w:rPr>
          <w:instrText xml:space="preserve"> PAGEREF _Toc181869515 \h </w:instrText>
        </w:r>
        <w:r>
          <w:rPr>
            <w:noProof/>
            <w:webHidden/>
          </w:rPr>
        </w:r>
        <w:r>
          <w:rPr>
            <w:noProof/>
            <w:webHidden/>
          </w:rPr>
          <w:fldChar w:fldCharType="separate"/>
        </w:r>
        <w:r>
          <w:rPr>
            <w:noProof/>
            <w:webHidden/>
          </w:rPr>
          <w:t>10</w:t>
        </w:r>
        <w:r>
          <w:rPr>
            <w:noProof/>
            <w:webHidden/>
          </w:rPr>
          <w:fldChar w:fldCharType="end"/>
        </w:r>
      </w:hyperlink>
    </w:p>
    <w:p w14:paraId="420F7EF1" w14:textId="5DE1D8D8" w:rsidR="00386510" w:rsidRDefault="00386510">
      <w:pPr>
        <w:pStyle w:val="TOC2"/>
        <w:tabs>
          <w:tab w:val="left" w:pos="1680"/>
          <w:tab w:val="right" w:pos="9350"/>
        </w:tabs>
        <w:rPr>
          <w:rFonts w:asciiTheme="minorHAnsi" w:eastAsiaTheme="minorEastAsia" w:hAnsiTheme="minorHAnsi"/>
          <w:noProof/>
          <w:szCs w:val="24"/>
        </w:rPr>
      </w:pPr>
      <w:hyperlink w:anchor="_Toc181869516" w:history="1">
        <w:r w:rsidRPr="00EF1BAE">
          <w:rPr>
            <w:rStyle w:val="Hyperlink"/>
            <w:noProof/>
          </w:rPr>
          <w:t>4.1</w:t>
        </w:r>
        <w:r>
          <w:rPr>
            <w:rFonts w:asciiTheme="minorHAnsi" w:eastAsiaTheme="minorEastAsia" w:hAnsiTheme="minorHAnsi"/>
            <w:noProof/>
            <w:szCs w:val="24"/>
          </w:rPr>
          <w:tab/>
        </w:r>
        <w:r w:rsidRPr="00EF1BAE">
          <w:rPr>
            <w:rStyle w:val="Hyperlink"/>
            <w:noProof/>
          </w:rPr>
          <w:t>Race, Ethnicity and Age Categories</w:t>
        </w:r>
        <w:r>
          <w:rPr>
            <w:noProof/>
            <w:webHidden/>
          </w:rPr>
          <w:tab/>
        </w:r>
        <w:r>
          <w:rPr>
            <w:noProof/>
            <w:webHidden/>
          </w:rPr>
          <w:fldChar w:fldCharType="begin"/>
        </w:r>
        <w:r>
          <w:rPr>
            <w:noProof/>
            <w:webHidden/>
          </w:rPr>
          <w:instrText xml:space="preserve"> PAGEREF _Toc181869516 \h </w:instrText>
        </w:r>
        <w:r>
          <w:rPr>
            <w:noProof/>
            <w:webHidden/>
          </w:rPr>
        </w:r>
        <w:r>
          <w:rPr>
            <w:noProof/>
            <w:webHidden/>
          </w:rPr>
          <w:fldChar w:fldCharType="separate"/>
        </w:r>
        <w:r>
          <w:rPr>
            <w:noProof/>
            <w:webHidden/>
          </w:rPr>
          <w:t>11</w:t>
        </w:r>
        <w:r>
          <w:rPr>
            <w:noProof/>
            <w:webHidden/>
          </w:rPr>
          <w:fldChar w:fldCharType="end"/>
        </w:r>
      </w:hyperlink>
    </w:p>
    <w:p w14:paraId="6785B5BF" w14:textId="04B4CB97" w:rsidR="00386510" w:rsidRDefault="00386510">
      <w:pPr>
        <w:pStyle w:val="TOC2"/>
        <w:tabs>
          <w:tab w:val="left" w:pos="1680"/>
          <w:tab w:val="right" w:pos="9350"/>
        </w:tabs>
        <w:rPr>
          <w:rFonts w:asciiTheme="minorHAnsi" w:eastAsiaTheme="minorEastAsia" w:hAnsiTheme="minorHAnsi"/>
          <w:noProof/>
          <w:szCs w:val="24"/>
        </w:rPr>
      </w:pPr>
      <w:hyperlink w:anchor="_Toc181869517" w:history="1">
        <w:r w:rsidRPr="00EF1BAE">
          <w:rPr>
            <w:rStyle w:val="Hyperlink"/>
            <w:noProof/>
          </w:rPr>
          <w:t>4.2</w:t>
        </w:r>
        <w:r>
          <w:rPr>
            <w:rFonts w:asciiTheme="minorHAnsi" w:eastAsiaTheme="minorEastAsia" w:hAnsiTheme="minorHAnsi"/>
            <w:noProof/>
            <w:szCs w:val="24"/>
          </w:rPr>
          <w:tab/>
        </w:r>
        <w:r w:rsidRPr="00EF1BAE">
          <w:rPr>
            <w:rStyle w:val="Hyperlink"/>
            <w:noProof/>
          </w:rPr>
          <w:t>Low-Income Level</w:t>
        </w:r>
        <w:r>
          <w:rPr>
            <w:noProof/>
            <w:webHidden/>
          </w:rPr>
          <w:tab/>
        </w:r>
        <w:r>
          <w:rPr>
            <w:noProof/>
            <w:webHidden/>
          </w:rPr>
          <w:fldChar w:fldCharType="begin"/>
        </w:r>
        <w:r>
          <w:rPr>
            <w:noProof/>
            <w:webHidden/>
          </w:rPr>
          <w:instrText xml:space="preserve"> PAGEREF _Toc181869517 \h </w:instrText>
        </w:r>
        <w:r>
          <w:rPr>
            <w:noProof/>
            <w:webHidden/>
          </w:rPr>
        </w:r>
        <w:r>
          <w:rPr>
            <w:noProof/>
            <w:webHidden/>
          </w:rPr>
          <w:fldChar w:fldCharType="separate"/>
        </w:r>
        <w:r>
          <w:rPr>
            <w:noProof/>
            <w:webHidden/>
          </w:rPr>
          <w:t>11</w:t>
        </w:r>
        <w:r>
          <w:rPr>
            <w:noProof/>
            <w:webHidden/>
          </w:rPr>
          <w:fldChar w:fldCharType="end"/>
        </w:r>
      </w:hyperlink>
    </w:p>
    <w:p w14:paraId="0F9A4432" w14:textId="3E0D9B02" w:rsidR="00386510" w:rsidRDefault="00386510">
      <w:pPr>
        <w:pStyle w:val="TOC2"/>
        <w:tabs>
          <w:tab w:val="left" w:pos="1680"/>
          <w:tab w:val="right" w:pos="9350"/>
        </w:tabs>
        <w:rPr>
          <w:rFonts w:asciiTheme="minorHAnsi" w:eastAsiaTheme="minorEastAsia" w:hAnsiTheme="minorHAnsi"/>
          <w:noProof/>
          <w:szCs w:val="24"/>
        </w:rPr>
      </w:pPr>
      <w:hyperlink w:anchor="_Toc181869518" w:history="1">
        <w:r w:rsidRPr="00EF1BAE">
          <w:rPr>
            <w:rStyle w:val="Hyperlink"/>
            <w:noProof/>
          </w:rPr>
          <w:t>4.3</w:t>
        </w:r>
        <w:r>
          <w:rPr>
            <w:rFonts w:asciiTheme="minorHAnsi" w:eastAsiaTheme="minorEastAsia" w:hAnsiTheme="minorHAnsi"/>
            <w:noProof/>
            <w:szCs w:val="24"/>
          </w:rPr>
          <w:tab/>
        </w:r>
        <w:r w:rsidRPr="00EF1BAE">
          <w:rPr>
            <w:rStyle w:val="Hyperlink"/>
            <w:noProof/>
          </w:rPr>
          <w:t>Level of Education</w:t>
        </w:r>
        <w:r>
          <w:rPr>
            <w:noProof/>
            <w:webHidden/>
          </w:rPr>
          <w:tab/>
        </w:r>
        <w:r>
          <w:rPr>
            <w:noProof/>
            <w:webHidden/>
          </w:rPr>
          <w:fldChar w:fldCharType="begin"/>
        </w:r>
        <w:r>
          <w:rPr>
            <w:noProof/>
            <w:webHidden/>
          </w:rPr>
          <w:instrText xml:space="preserve"> PAGEREF _Toc181869518 \h </w:instrText>
        </w:r>
        <w:r>
          <w:rPr>
            <w:noProof/>
            <w:webHidden/>
          </w:rPr>
        </w:r>
        <w:r>
          <w:rPr>
            <w:noProof/>
            <w:webHidden/>
          </w:rPr>
          <w:fldChar w:fldCharType="separate"/>
        </w:r>
        <w:r>
          <w:rPr>
            <w:noProof/>
            <w:webHidden/>
          </w:rPr>
          <w:t>12</w:t>
        </w:r>
        <w:r>
          <w:rPr>
            <w:noProof/>
            <w:webHidden/>
          </w:rPr>
          <w:fldChar w:fldCharType="end"/>
        </w:r>
      </w:hyperlink>
    </w:p>
    <w:p w14:paraId="2C36E38B" w14:textId="161CA0A0" w:rsidR="00386510" w:rsidRDefault="00386510">
      <w:pPr>
        <w:pStyle w:val="TOC2"/>
        <w:tabs>
          <w:tab w:val="left" w:pos="1680"/>
          <w:tab w:val="right" w:pos="9350"/>
        </w:tabs>
        <w:rPr>
          <w:rFonts w:asciiTheme="minorHAnsi" w:eastAsiaTheme="minorEastAsia" w:hAnsiTheme="minorHAnsi"/>
          <w:noProof/>
          <w:szCs w:val="24"/>
        </w:rPr>
      </w:pPr>
      <w:hyperlink w:anchor="_Toc181869519" w:history="1">
        <w:r w:rsidRPr="00EF1BAE">
          <w:rPr>
            <w:rStyle w:val="Hyperlink"/>
            <w:noProof/>
          </w:rPr>
          <w:t>4.4</w:t>
        </w:r>
        <w:r>
          <w:rPr>
            <w:rFonts w:asciiTheme="minorHAnsi" w:eastAsiaTheme="minorEastAsia" w:hAnsiTheme="minorHAnsi"/>
            <w:noProof/>
            <w:szCs w:val="24"/>
          </w:rPr>
          <w:tab/>
        </w:r>
        <w:r w:rsidRPr="00EF1BAE">
          <w:rPr>
            <w:rStyle w:val="Hyperlink"/>
            <w:noProof/>
          </w:rPr>
          <w:t>Limited English Speaking Households</w:t>
        </w:r>
        <w:r>
          <w:rPr>
            <w:noProof/>
            <w:webHidden/>
          </w:rPr>
          <w:tab/>
        </w:r>
        <w:r>
          <w:rPr>
            <w:noProof/>
            <w:webHidden/>
          </w:rPr>
          <w:fldChar w:fldCharType="begin"/>
        </w:r>
        <w:r>
          <w:rPr>
            <w:noProof/>
            <w:webHidden/>
          </w:rPr>
          <w:instrText xml:space="preserve"> PAGEREF _Toc181869519 \h </w:instrText>
        </w:r>
        <w:r>
          <w:rPr>
            <w:noProof/>
            <w:webHidden/>
          </w:rPr>
        </w:r>
        <w:r>
          <w:rPr>
            <w:noProof/>
            <w:webHidden/>
          </w:rPr>
          <w:fldChar w:fldCharType="separate"/>
        </w:r>
        <w:r>
          <w:rPr>
            <w:noProof/>
            <w:webHidden/>
          </w:rPr>
          <w:t>12</w:t>
        </w:r>
        <w:r>
          <w:rPr>
            <w:noProof/>
            <w:webHidden/>
          </w:rPr>
          <w:fldChar w:fldCharType="end"/>
        </w:r>
      </w:hyperlink>
    </w:p>
    <w:p w14:paraId="50C419DF" w14:textId="43F9B745" w:rsidR="00386510" w:rsidRDefault="00386510">
      <w:pPr>
        <w:pStyle w:val="TOC2"/>
        <w:tabs>
          <w:tab w:val="left" w:pos="1680"/>
          <w:tab w:val="right" w:pos="9350"/>
        </w:tabs>
        <w:rPr>
          <w:rFonts w:asciiTheme="minorHAnsi" w:eastAsiaTheme="minorEastAsia" w:hAnsiTheme="minorHAnsi"/>
          <w:noProof/>
          <w:szCs w:val="24"/>
        </w:rPr>
      </w:pPr>
      <w:hyperlink w:anchor="_Toc181869520" w:history="1">
        <w:r w:rsidRPr="00EF1BAE">
          <w:rPr>
            <w:rStyle w:val="Hyperlink"/>
            <w:noProof/>
          </w:rPr>
          <w:t>4.5</w:t>
        </w:r>
        <w:r>
          <w:rPr>
            <w:rFonts w:asciiTheme="minorHAnsi" w:eastAsiaTheme="minorEastAsia" w:hAnsiTheme="minorHAnsi"/>
            <w:noProof/>
            <w:szCs w:val="24"/>
          </w:rPr>
          <w:tab/>
        </w:r>
        <w:r w:rsidRPr="00EF1BAE">
          <w:rPr>
            <w:rStyle w:val="Hyperlink"/>
            <w:noProof/>
          </w:rPr>
          <w:t>Disabilities</w:t>
        </w:r>
        <w:r>
          <w:rPr>
            <w:noProof/>
            <w:webHidden/>
          </w:rPr>
          <w:tab/>
        </w:r>
        <w:r>
          <w:rPr>
            <w:noProof/>
            <w:webHidden/>
          </w:rPr>
          <w:fldChar w:fldCharType="begin"/>
        </w:r>
        <w:r>
          <w:rPr>
            <w:noProof/>
            <w:webHidden/>
          </w:rPr>
          <w:instrText xml:space="preserve"> PAGEREF _Toc181869520 \h </w:instrText>
        </w:r>
        <w:r>
          <w:rPr>
            <w:noProof/>
            <w:webHidden/>
          </w:rPr>
        </w:r>
        <w:r>
          <w:rPr>
            <w:noProof/>
            <w:webHidden/>
          </w:rPr>
          <w:fldChar w:fldCharType="separate"/>
        </w:r>
        <w:r>
          <w:rPr>
            <w:noProof/>
            <w:webHidden/>
          </w:rPr>
          <w:t>13</w:t>
        </w:r>
        <w:r>
          <w:rPr>
            <w:noProof/>
            <w:webHidden/>
          </w:rPr>
          <w:fldChar w:fldCharType="end"/>
        </w:r>
      </w:hyperlink>
    </w:p>
    <w:p w14:paraId="0E2159B4" w14:textId="78E4AD68" w:rsidR="00386510" w:rsidRDefault="00386510">
      <w:pPr>
        <w:pStyle w:val="TOC2"/>
        <w:tabs>
          <w:tab w:val="left" w:pos="1680"/>
          <w:tab w:val="right" w:pos="9350"/>
        </w:tabs>
        <w:rPr>
          <w:rFonts w:asciiTheme="minorHAnsi" w:eastAsiaTheme="minorEastAsia" w:hAnsiTheme="minorHAnsi"/>
          <w:noProof/>
          <w:szCs w:val="24"/>
        </w:rPr>
      </w:pPr>
      <w:hyperlink w:anchor="_Toc181869521" w:history="1">
        <w:r w:rsidRPr="00EF1BAE">
          <w:rPr>
            <w:rStyle w:val="Hyperlink"/>
            <w:noProof/>
          </w:rPr>
          <w:t>4.6</w:t>
        </w:r>
        <w:r>
          <w:rPr>
            <w:rFonts w:asciiTheme="minorHAnsi" w:eastAsiaTheme="minorEastAsia" w:hAnsiTheme="minorHAnsi"/>
            <w:noProof/>
            <w:szCs w:val="24"/>
          </w:rPr>
          <w:tab/>
        </w:r>
        <w:r w:rsidRPr="00EF1BAE">
          <w:rPr>
            <w:rStyle w:val="Hyperlink"/>
            <w:noProof/>
          </w:rPr>
          <w:t>Defaults</w:t>
        </w:r>
        <w:r>
          <w:rPr>
            <w:noProof/>
            <w:webHidden/>
          </w:rPr>
          <w:tab/>
        </w:r>
        <w:r>
          <w:rPr>
            <w:noProof/>
            <w:webHidden/>
          </w:rPr>
          <w:fldChar w:fldCharType="begin"/>
        </w:r>
        <w:r>
          <w:rPr>
            <w:noProof/>
            <w:webHidden/>
          </w:rPr>
          <w:instrText xml:space="preserve"> PAGEREF _Toc181869521 \h </w:instrText>
        </w:r>
        <w:r>
          <w:rPr>
            <w:noProof/>
            <w:webHidden/>
          </w:rPr>
        </w:r>
        <w:r>
          <w:rPr>
            <w:noProof/>
            <w:webHidden/>
          </w:rPr>
          <w:fldChar w:fldCharType="separate"/>
        </w:r>
        <w:r>
          <w:rPr>
            <w:noProof/>
            <w:webHidden/>
          </w:rPr>
          <w:t>13</w:t>
        </w:r>
        <w:r>
          <w:rPr>
            <w:noProof/>
            <w:webHidden/>
          </w:rPr>
          <w:fldChar w:fldCharType="end"/>
        </w:r>
      </w:hyperlink>
    </w:p>
    <w:p w14:paraId="307B1221" w14:textId="373934A4" w:rsidR="00386510" w:rsidRDefault="00386510">
      <w:pPr>
        <w:pStyle w:val="TOC1"/>
        <w:tabs>
          <w:tab w:val="left" w:pos="1200"/>
          <w:tab w:val="right" w:pos="9350"/>
        </w:tabs>
        <w:rPr>
          <w:rFonts w:asciiTheme="minorHAnsi" w:eastAsiaTheme="minorEastAsia" w:hAnsiTheme="minorHAnsi"/>
          <w:noProof/>
          <w:szCs w:val="24"/>
        </w:rPr>
      </w:pPr>
      <w:hyperlink w:anchor="_Toc181869522" w:history="1">
        <w:r w:rsidRPr="00EF1BAE">
          <w:rPr>
            <w:rStyle w:val="Hyperlink"/>
            <w:noProof/>
          </w:rPr>
          <w:t>5.</w:t>
        </w:r>
        <w:r>
          <w:rPr>
            <w:rFonts w:asciiTheme="minorHAnsi" w:eastAsiaTheme="minorEastAsia" w:hAnsiTheme="minorHAnsi"/>
            <w:noProof/>
            <w:szCs w:val="24"/>
          </w:rPr>
          <w:tab/>
        </w:r>
        <w:r w:rsidRPr="00EF1BAE">
          <w:rPr>
            <w:rStyle w:val="Hyperlink"/>
            <w:noProof/>
          </w:rPr>
          <w:t>Outputs Produced by the Tool</w:t>
        </w:r>
        <w:r>
          <w:rPr>
            <w:noProof/>
            <w:webHidden/>
          </w:rPr>
          <w:tab/>
        </w:r>
        <w:r>
          <w:rPr>
            <w:noProof/>
            <w:webHidden/>
          </w:rPr>
          <w:fldChar w:fldCharType="begin"/>
        </w:r>
        <w:r>
          <w:rPr>
            <w:noProof/>
            <w:webHidden/>
          </w:rPr>
          <w:instrText xml:space="preserve"> PAGEREF _Toc181869522 \h </w:instrText>
        </w:r>
        <w:r>
          <w:rPr>
            <w:noProof/>
            <w:webHidden/>
          </w:rPr>
        </w:r>
        <w:r>
          <w:rPr>
            <w:noProof/>
            <w:webHidden/>
          </w:rPr>
          <w:fldChar w:fldCharType="separate"/>
        </w:r>
        <w:r>
          <w:rPr>
            <w:noProof/>
            <w:webHidden/>
          </w:rPr>
          <w:t>15</w:t>
        </w:r>
        <w:r>
          <w:rPr>
            <w:noProof/>
            <w:webHidden/>
          </w:rPr>
          <w:fldChar w:fldCharType="end"/>
        </w:r>
      </w:hyperlink>
    </w:p>
    <w:p w14:paraId="7C733741" w14:textId="2E9762CE" w:rsidR="00386510" w:rsidRDefault="00386510">
      <w:pPr>
        <w:pStyle w:val="TOC1"/>
        <w:tabs>
          <w:tab w:val="left" w:pos="1200"/>
          <w:tab w:val="right" w:pos="9350"/>
        </w:tabs>
        <w:rPr>
          <w:rFonts w:asciiTheme="minorHAnsi" w:eastAsiaTheme="minorEastAsia" w:hAnsiTheme="minorHAnsi"/>
          <w:noProof/>
          <w:szCs w:val="24"/>
        </w:rPr>
      </w:pPr>
      <w:hyperlink w:anchor="_Toc181869523" w:history="1">
        <w:r w:rsidRPr="00EF1BAE">
          <w:rPr>
            <w:rStyle w:val="Hyperlink"/>
            <w:noProof/>
          </w:rPr>
          <w:t>6.</w:t>
        </w:r>
        <w:r>
          <w:rPr>
            <w:rFonts w:asciiTheme="minorHAnsi" w:eastAsiaTheme="minorEastAsia" w:hAnsiTheme="minorHAnsi"/>
            <w:noProof/>
            <w:szCs w:val="24"/>
          </w:rPr>
          <w:tab/>
        </w:r>
        <w:r w:rsidRPr="00EF1BAE">
          <w:rPr>
            <w:rStyle w:val="Hyperlink"/>
            <w:noProof/>
          </w:rPr>
          <w:t>Uncertainty Discussion</w:t>
        </w:r>
        <w:r>
          <w:rPr>
            <w:noProof/>
            <w:webHidden/>
          </w:rPr>
          <w:tab/>
        </w:r>
        <w:r>
          <w:rPr>
            <w:noProof/>
            <w:webHidden/>
          </w:rPr>
          <w:fldChar w:fldCharType="begin"/>
        </w:r>
        <w:r>
          <w:rPr>
            <w:noProof/>
            <w:webHidden/>
          </w:rPr>
          <w:instrText xml:space="preserve"> PAGEREF _Toc181869523 \h </w:instrText>
        </w:r>
        <w:r>
          <w:rPr>
            <w:noProof/>
            <w:webHidden/>
          </w:rPr>
        </w:r>
        <w:r>
          <w:rPr>
            <w:noProof/>
            <w:webHidden/>
          </w:rPr>
          <w:fldChar w:fldCharType="separate"/>
        </w:r>
        <w:r>
          <w:rPr>
            <w:noProof/>
            <w:webHidden/>
          </w:rPr>
          <w:t>19</w:t>
        </w:r>
        <w:r>
          <w:rPr>
            <w:noProof/>
            <w:webHidden/>
          </w:rPr>
          <w:fldChar w:fldCharType="end"/>
        </w:r>
      </w:hyperlink>
    </w:p>
    <w:p w14:paraId="411C73DB" w14:textId="79EA78A1" w:rsidR="008136CE" w:rsidRDefault="007F321F" w:rsidP="00B2431A">
      <w:r>
        <w:fldChar w:fldCharType="end"/>
      </w:r>
    </w:p>
    <w:p w14:paraId="4DAB16C5" w14:textId="555D339F" w:rsidR="0037618D" w:rsidRPr="00F83D4D" w:rsidRDefault="004E107F" w:rsidP="004E107F">
      <w:pPr>
        <w:pStyle w:val="HeadNoTOC"/>
        <w:rPr>
          <w:sz w:val="32"/>
          <w:szCs w:val="32"/>
        </w:rPr>
      </w:pPr>
      <w:r w:rsidRPr="00F83D4D">
        <w:rPr>
          <w:sz w:val="32"/>
          <w:szCs w:val="32"/>
        </w:rPr>
        <w:t>Figures and Tables</w:t>
      </w:r>
    </w:p>
    <w:p w14:paraId="7DFF8177" w14:textId="499A4790" w:rsidR="00386510" w:rsidRDefault="006F0919">
      <w:pPr>
        <w:pStyle w:val="TableofFigures"/>
        <w:tabs>
          <w:tab w:val="right" w:leader="dot" w:pos="9350"/>
        </w:tabs>
        <w:rPr>
          <w:rFonts w:asciiTheme="minorHAnsi" w:eastAsiaTheme="minorEastAsia" w:hAnsiTheme="minorHAnsi"/>
          <w:noProof/>
          <w:szCs w:val="24"/>
        </w:rPr>
      </w:pPr>
      <w:r>
        <w:fldChar w:fldCharType="begin"/>
      </w:r>
      <w:r>
        <w:instrText xml:space="preserve"> TOC \h \z \c "Figure" </w:instrText>
      </w:r>
      <w:r>
        <w:fldChar w:fldCharType="separate"/>
      </w:r>
      <w:hyperlink w:anchor="_Toc181869524" w:history="1">
        <w:r w:rsidR="00386510" w:rsidRPr="00F468A7">
          <w:rPr>
            <w:rStyle w:val="Hyperlink"/>
            <w:noProof/>
          </w:rPr>
          <w:t>Figure 1. User Interface of Proximity Tool</w:t>
        </w:r>
        <w:r w:rsidR="00386510">
          <w:rPr>
            <w:noProof/>
            <w:webHidden/>
          </w:rPr>
          <w:tab/>
        </w:r>
        <w:r w:rsidR="00386510">
          <w:rPr>
            <w:noProof/>
            <w:webHidden/>
          </w:rPr>
          <w:fldChar w:fldCharType="begin"/>
        </w:r>
        <w:r w:rsidR="00386510">
          <w:rPr>
            <w:noProof/>
            <w:webHidden/>
          </w:rPr>
          <w:instrText xml:space="preserve"> PAGEREF _Toc181869524 \h </w:instrText>
        </w:r>
        <w:r w:rsidR="00386510">
          <w:rPr>
            <w:noProof/>
            <w:webHidden/>
          </w:rPr>
        </w:r>
        <w:r w:rsidR="00386510">
          <w:rPr>
            <w:noProof/>
            <w:webHidden/>
          </w:rPr>
          <w:fldChar w:fldCharType="separate"/>
        </w:r>
        <w:r w:rsidR="00386510">
          <w:rPr>
            <w:noProof/>
            <w:webHidden/>
          </w:rPr>
          <w:t>6</w:t>
        </w:r>
        <w:r w:rsidR="00386510">
          <w:rPr>
            <w:noProof/>
            <w:webHidden/>
          </w:rPr>
          <w:fldChar w:fldCharType="end"/>
        </w:r>
      </w:hyperlink>
    </w:p>
    <w:p w14:paraId="4E16AE76" w14:textId="586A2736" w:rsidR="00386510" w:rsidRDefault="00386510">
      <w:pPr>
        <w:pStyle w:val="TableofFigures"/>
        <w:tabs>
          <w:tab w:val="right" w:leader="dot" w:pos="9350"/>
        </w:tabs>
        <w:rPr>
          <w:rFonts w:asciiTheme="minorHAnsi" w:eastAsiaTheme="minorEastAsia" w:hAnsiTheme="minorHAnsi"/>
          <w:noProof/>
          <w:szCs w:val="24"/>
        </w:rPr>
      </w:pPr>
      <w:hyperlink w:anchor="_Toc181869525" w:history="1">
        <w:r w:rsidRPr="00F468A7">
          <w:rPr>
            <w:rStyle w:val="Hyperlink"/>
            <w:noProof/>
          </w:rPr>
          <w:t>Figure 2. Sample Proximity Tool Output of “Facility Demographics” Tab</w:t>
        </w:r>
        <w:r>
          <w:rPr>
            <w:noProof/>
            <w:webHidden/>
          </w:rPr>
          <w:tab/>
        </w:r>
        <w:r>
          <w:rPr>
            <w:noProof/>
            <w:webHidden/>
          </w:rPr>
          <w:fldChar w:fldCharType="begin"/>
        </w:r>
        <w:r>
          <w:rPr>
            <w:noProof/>
            <w:webHidden/>
          </w:rPr>
          <w:instrText xml:space="preserve"> PAGEREF _Toc181869525 \h </w:instrText>
        </w:r>
        <w:r>
          <w:rPr>
            <w:noProof/>
            <w:webHidden/>
          </w:rPr>
        </w:r>
        <w:r>
          <w:rPr>
            <w:noProof/>
            <w:webHidden/>
          </w:rPr>
          <w:fldChar w:fldCharType="separate"/>
        </w:r>
        <w:r>
          <w:rPr>
            <w:noProof/>
            <w:webHidden/>
          </w:rPr>
          <w:t>18</w:t>
        </w:r>
        <w:r>
          <w:rPr>
            <w:noProof/>
            <w:webHidden/>
          </w:rPr>
          <w:fldChar w:fldCharType="end"/>
        </w:r>
      </w:hyperlink>
    </w:p>
    <w:p w14:paraId="572FC500" w14:textId="59CE9F5D" w:rsidR="00386510" w:rsidRDefault="00386510">
      <w:pPr>
        <w:pStyle w:val="TableofFigures"/>
        <w:tabs>
          <w:tab w:val="right" w:leader="dot" w:pos="9350"/>
        </w:tabs>
        <w:rPr>
          <w:rFonts w:asciiTheme="minorHAnsi" w:eastAsiaTheme="minorEastAsia" w:hAnsiTheme="minorHAnsi"/>
          <w:noProof/>
          <w:szCs w:val="24"/>
        </w:rPr>
      </w:pPr>
      <w:hyperlink w:anchor="_Toc181869526" w:history="1">
        <w:r w:rsidRPr="00F468A7">
          <w:rPr>
            <w:rStyle w:val="Hyperlink"/>
            <w:noProof/>
          </w:rPr>
          <w:t>Figure 3. Sample Proximity Tool Output of “Sortable %” Tab</w:t>
        </w:r>
        <w:r>
          <w:rPr>
            <w:noProof/>
            <w:webHidden/>
          </w:rPr>
          <w:tab/>
        </w:r>
        <w:r>
          <w:rPr>
            <w:noProof/>
            <w:webHidden/>
          </w:rPr>
          <w:fldChar w:fldCharType="begin"/>
        </w:r>
        <w:r>
          <w:rPr>
            <w:noProof/>
            <w:webHidden/>
          </w:rPr>
          <w:instrText xml:space="preserve"> PAGEREF _Toc181869526 \h </w:instrText>
        </w:r>
        <w:r>
          <w:rPr>
            <w:noProof/>
            <w:webHidden/>
          </w:rPr>
        </w:r>
        <w:r>
          <w:rPr>
            <w:noProof/>
            <w:webHidden/>
          </w:rPr>
          <w:fldChar w:fldCharType="separate"/>
        </w:r>
        <w:r>
          <w:rPr>
            <w:noProof/>
            <w:webHidden/>
          </w:rPr>
          <w:t>18</w:t>
        </w:r>
        <w:r>
          <w:rPr>
            <w:noProof/>
            <w:webHidden/>
          </w:rPr>
          <w:fldChar w:fldCharType="end"/>
        </w:r>
      </w:hyperlink>
    </w:p>
    <w:p w14:paraId="457323C9" w14:textId="77777777" w:rsidR="00386510" w:rsidRDefault="006F0919">
      <w:pPr>
        <w:pStyle w:val="TableofFigures"/>
        <w:tabs>
          <w:tab w:val="right" w:leader="dot" w:pos="9350"/>
        </w:tabs>
        <w:rPr>
          <w:ins w:id="1" w:author="Jill Mozier" w:date="2024-11-07T10:58:00Z" w16du:dateUtc="2024-11-07T15:58:00Z"/>
        </w:rPr>
      </w:pPr>
      <w:r>
        <w:fldChar w:fldCharType="end"/>
      </w:r>
    </w:p>
    <w:p w14:paraId="5953B51C" w14:textId="77777777" w:rsidR="00DE4900" w:rsidRDefault="00DE4900">
      <w:pPr>
        <w:pStyle w:val="TableofFigures"/>
        <w:tabs>
          <w:tab w:val="right" w:leader="dot" w:pos="9350"/>
        </w:tabs>
        <w:rPr>
          <w:ins w:id="2" w:author="Jill Mozier" w:date="2024-11-07T10:58:00Z" w16du:dateUtc="2024-11-07T15:58:00Z"/>
        </w:rPr>
      </w:pPr>
    </w:p>
    <w:p w14:paraId="45A47AE5" w14:textId="3AEE0C1E" w:rsidR="00386510" w:rsidRDefault="006F0919">
      <w:pPr>
        <w:pStyle w:val="TableofFigures"/>
        <w:tabs>
          <w:tab w:val="right" w:leader="dot" w:pos="9350"/>
        </w:tabs>
        <w:rPr>
          <w:rFonts w:asciiTheme="minorHAnsi" w:eastAsiaTheme="minorEastAsia" w:hAnsiTheme="minorHAnsi"/>
          <w:noProof/>
          <w:szCs w:val="24"/>
        </w:rPr>
      </w:pPr>
      <w:r>
        <w:fldChar w:fldCharType="begin"/>
      </w:r>
      <w:r>
        <w:instrText xml:space="preserve"> TOC \h \z \c "Table" </w:instrText>
      </w:r>
      <w:r>
        <w:fldChar w:fldCharType="separate"/>
      </w:r>
      <w:hyperlink w:anchor="_Toc181869527" w:history="1">
        <w:r w:rsidR="00386510" w:rsidRPr="001A6960">
          <w:rPr>
            <w:rStyle w:val="Hyperlink"/>
            <w:noProof/>
          </w:rPr>
          <w:t>Table 1. Sample Input File for Proximity Tool</w:t>
        </w:r>
        <w:r w:rsidR="00386510">
          <w:rPr>
            <w:noProof/>
            <w:webHidden/>
          </w:rPr>
          <w:tab/>
        </w:r>
        <w:r w:rsidR="00386510">
          <w:rPr>
            <w:noProof/>
            <w:webHidden/>
          </w:rPr>
          <w:fldChar w:fldCharType="begin"/>
        </w:r>
        <w:r w:rsidR="00386510">
          <w:rPr>
            <w:noProof/>
            <w:webHidden/>
          </w:rPr>
          <w:instrText xml:space="preserve"> PAGEREF _Toc181869527 \h </w:instrText>
        </w:r>
        <w:r w:rsidR="00386510">
          <w:rPr>
            <w:noProof/>
            <w:webHidden/>
          </w:rPr>
        </w:r>
        <w:r w:rsidR="00386510">
          <w:rPr>
            <w:noProof/>
            <w:webHidden/>
          </w:rPr>
          <w:fldChar w:fldCharType="separate"/>
        </w:r>
        <w:r w:rsidR="00386510">
          <w:rPr>
            <w:noProof/>
            <w:webHidden/>
          </w:rPr>
          <w:t>5</w:t>
        </w:r>
        <w:r w:rsidR="00386510">
          <w:rPr>
            <w:noProof/>
            <w:webHidden/>
          </w:rPr>
          <w:fldChar w:fldCharType="end"/>
        </w:r>
      </w:hyperlink>
    </w:p>
    <w:p w14:paraId="520B8E43" w14:textId="08EC1A90" w:rsidR="00386510" w:rsidRDefault="00386510">
      <w:pPr>
        <w:pStyle w:val="TableofFigures"/>
        <w:tabs>
          <w:tab w:val="right" w:leader="dot" w:pos="9350"/>
        </w:tabs>
        <w:rPr>
          <w:rFonts w:asciiTheme="minorHAnsi" w:eastAsiaTheme="minorEastAsia" w:hAnsiTheme="minorHAnsi"/>
          <w:noProof/>
          <w:szCs w:val="24"/>
        </w:rPr>
      </w:pPr>
      <w:hyperlink w:anchor="_Toc181869528" w:history="1">
        <w:r w:rsidRPr="001A6960">
          <w:rPr>
            <w:rStyle w:val="Hyperlink"/>
            <w:noProof/>
          </w:rPr>
          <w:t>Table 2. Summary of Census Data Used for Different Demographic Groups</w:t>
        </w:r>
        <w:r>
          <w:rPr>
            <w:noProof/>
            <w:webHidden/>
          </w:rPr>
          <w:tab/>
        </w:r>
        <w:r>
          <w:rPr>
            <w:noProof/>
            <w:webHidden/>
          </w:rPr>
          <w:fldChar w:fldCharType="begin"/>
        </w:r>
        <w:r>
          <w:rPr>
            <w:noProof/>
            <w:webHidden/>
          </w:rPr>
          <w:instrText xml:space="preserve"> PAGEREF _Toc181869528 \h </w:instrText>
        </w:r>
        <w:r>
          <w:rPr>
            <w:noProof/>
            <w:webHidden/>
          </w:rPr>
        </w:r>
        <w:r>
          <w:rPr>
            <w:noProof/>
            <w:webHidden/>
          </w:rPr>
          <w:fldChar w:fldCharType="separate"/>
        </w:r>
        <w:r>
          <w:rPr>
            <w:noProof/>
            <w:webHidden/>
          </w:rPr>
          <w:t>9</w:t>
        </w:r>
        <w:r>
          <w:rPr>
            <w:noProof/>
            <w:webHidden/>
          </w:rPr>
          <w:fldChar w:fldCharType="end"/>
        </w:r>
      </w:hyperlink>
    </w:p>
    <w:p w14:paraId="205D8FD6" w14:textId="489F3D10" w:rsidR="00386510" w:rsidRDefault="00386510">
      <w:pPr>
        <w:pStyle w:val="TableofFigures"/>
        <w:tabs>
          <w:tab w:val="right" w:leader="dot" w:pos="9350"/>
        </w:tabs>
        <w:rPr>
          <w:rFonts w:asciiTheme="minorHAnsi" w:eastAsiaTheme="minorEastAsia" w:hAnsiTheme="minorHAnsi"/>
          <w:noProof/>
          <w:szCs w:val="24"/>
        </w:rPr>
      </w:pPr>
      <w:hyperlink w:anchor="_Toc181869529" w:history="1">
        <w:r w:rsidRPr="001A6960">
          <w:rPr>
            <w:rStyle w:val="Hyperlink"/>
            <w:noProof/>
          </w:rPr>
          <w:t>Table 3. Sample Summary of Proximity Tool Results</w:t>
        </w:r>
        <w:r>
          <w:rPr>
            <w:noProof/>
            <w:webHidden/>
          </w:rPr>
          <w:tab/>
        </w:r>
        <w:r>
          <w:rPr>
            <w:noProof/>
            <w:webHidden/>
          </w:rPr>
          <w:fldChar w:fldCharType="begin"/>
        </w:r>
        <w:r>
          <w:rPr>
            <w:noProof/>
            <w:webHidden/>
          </w:rPr>
          <w:instrText xml:space="preserve"> PAGEREF _Toc181869529 \h </w:instrText>
        </w:r>
        <w:r>
          <w:rPr>
            <w:noProof/>
            <w:webHidden/>
          </w:rPr>
        </w:r>
        <w:r>
          <w:rPr>
            <w:noProof/>
            <w:webHidden/>
          </w:rPr>
          <w:fldChar w:fldCharType="separate"/>
        </w:r>
        <w:r>
          <w:rPr>
            <w:noProof/>
            <w:webHidden/>
          </w:rPr>
          <w:t>17</w:t>
        </w:r>
        <w:r>
          <w:rPr>
            <w:noProof/>
            <w:webHidden/>
          </w:rPr>
          <w:fldChar w:fldCharType="end"/>
        </w:r>
      </w:hyperlink>
    </w:p>
    <w:p w14:paraId="3B226EDF" w14:textId="42F9D7E9" w:rsidR="008136CE" w:rsidRDefault="006F0919">
      <w:pPr>
        <w:sectPr w:rsidR="008136CE" w:rsidSect="00744C7C">
          <w:pgSz w:w="12240" w:h="15840"/>
          <w:pgMar w:top="1440" w:right="1440" w:bottom="1440" w:left="1440" w:header="720" w:footer="720" w:gutter="0"/>
          <w:pgNumType w:fmt="lowerRoman"/>
          <w:cols w:space="720"/>
          <w:docGrid w:linePitch="360"/>
        </w:sectPr>
      </w:pPr>
      <w:r>
        <w:fldChar w:fldCharType="end"/>
      </w:r>
    </w:p>
    <w:p w14:paraId="4EB8827E" w14:textId="368EEFF4" w:rsidR="001B6772" w:rsidRDefault="00BA101B">
      <w:pPr>
        <w:pStyle w:val="Heading2"/>
      </w:pPr>
      <w:bookmarkStart w:id="3" w:name="_Toc181869508"/>
      <w:r>
        <w:lastRenderedPageBreak/>
        <w:t>Proximity Tool Overview</w:t>
      </w:r>
      <w:bookmarkEnd w:id="3"/>
    </w:p>
    <w:p w14:paraId="7D7600A1" w14:textId="6FEB41CE" w:rsidR="00BA101B" w:rsidRDefault="007530D4" w:rsidP="00BA101B">
      <w:r w:rsidRPr="007530D4">
        <w:t>The Proximity Tool is used to characterize the size and demographic make-up of populations living within a user specified area around facilities or other locations of interest. User inputs to the tool include an ID for each facility/location, the latitude and longitude for each facility/location, and the radius of the circular area of interest surrounding each facility/location in kilometers (km)</w:t>
      </w:r>
      <w:r w:rsidR="00562C62">
        <w:t xml:space="preserve"> ranging from 1 km </w:t>
      </w:r>
      <w:r w:rsidR="00D1149C" w:rsidRPr="00D1149C">
        <w:t xml:space="preserve">to 50 km </w:t>
      </w:r>
      <w:r w:rsidRPr="007530D4">
        <w:t xml:space="preserve">(e.g., </w:t>
      </w:r>
      <w:r w:rsidR="003803FB">
        <w:t xml:space="preserve">a circle with a </w:t>
      </w:r>
      <w:r w:rsidRPr="007530D4">
        <w:t>5 km radius)</w:t>
      </w:r>
      <w:r>
        <w:t>.</w:t>
      </w:r>
    </w:p>
    <w:p w14:paraId="06DC9C7D" w14:textId="2FF817BB" w:rsidR="007530D4" w:rsidRDefault="00C6744D" w:rsidP="00BA101B">
      <w:r w:rsidRPr="00C6744D">
        <w:t>The total population within a specified radius around each facility is the sum of the population for every census block within that radius, based on each block’s population provided by the 2020 Decennial Census.</w:t>
      </w:r>
      <w:r w:rsidR="00854578">
        <w:rPr>
          <w:rStyle w:val="FootnoteReference"/>
        </w:rPr>
        <w:footnoteReference w:id="1"/>
      </w:r>
      <w:r w:rsidRPr="00C6744D">
        <w:t xml:space="preserve"> For the demographic analysis, statistics on total population, race, ethnicity, age, poverty status, </w:t>
      </w:r>
      <w:r w:rsidR="00C7148D" w:rsidRPr="00C6744D">
        <w:t xml:space="preserve">education level, </w:t>
      </w:r>
      <w:r w:rsidRPr="00C6744D">
        <w:t>limited English speaking, and disabilities are obtained from the Census’ American Community Survey (ACS) 5-year averages for 2018-2022.</w:t>
      </w:r>
      <w:r w:rsidR="002245D2">
        <w:rPr>
          <w:rStyle w:val="FootnoteReference"/>
        </w:rPr>
        <w:footnoteReference w:id="2"/>
      </w:r>
      <w:r w:rsidRPr="00C6744D">
        <w:t xml:space="preserve">  These data are provided at the block group and tract level</w:t>
      </w:r>
      <w:r w:rsidR="00BD3CB6">
        <w:t>.</w:t>
      </w:r>
    </w:p>
    <w:p w14:paraId="6F35FE87" w14:textId="40314D92" w:rsidR="00D625AD" w:rsidRDefault="00833542" w:rsidP="00BA101B">
      <w:r w:rsidRPr="00833542">
        <w:t>The Proximity Tool identifies all census block</w:t>
      </w:r>
      <w:r w:rsidR="00525A6A">
        <w:t xml:space="preserve">s </w:t>
      </w:r>
      <w:r w:rsidRPr="00833542">
        <w:t>located within the user specified radius of the latitude/longitude location of each facility/location, and then links each block with census-based demographic data. To estimate block level demographic percentages based on race, ethnicity, age, income relative to the poverty level, adults without a high school diploma, and limited English speaking, the demographic characteristics of a given block group are presumed to also describe each census block located within that block group. To estimate block level demographic percentages for people with one or more disabilities, the demographic characteristics of a given tract are presumed to also describe each census block located within that tract</w:t>
      </w:r>
      <w:r>
        <w:t>.</w:t>
      </w:r>
    </w:p>
    <w:p w14:paraId="7DB89130" w14:textId="1C1F5728" w:rsidR="0090197A" w:rsidRDefault="00AF0E93" w:rsidP="00BA101B">
      <w:r w:rsidRPr="00AF0E93">
        <w:t xml:space="preserve">In addition to facility-specific demographics, the Proximity Tool also computes the demographic composition of the populations within the specified radii for </w:t>
      </w:r>
      <w:r w:rsidR="00807CEA">
        <w:t>the group of</w:t>
      </w:r>
      <w:r w:rsidRPr="00AF0E93">
        <w:t xml:space="preserve"> facilities as a whole (e.g., source category-wide). The source category-wide computation accounts for neighboring facilities with overlapping study areas and ensures populations in common are counted only once in the demographic analysis. Finally, the Proximity Tool allows comparison of the </w:t>
      </w:r>
      <w:r w:rsidR="00925BC4">
        <w:t xml:space="preserve">facility-specific and </w:t>
      </w:r>
      <w:r w:rsidRPr="00AF0E93">
        <w:t>source category-wide demographics at each user</w:t>
      </w:r>
      <w:r w:rsidR="00901C9F">
        <w:t xml:space="preserve"> </w:t>
      </w:r>
      <w:r w:rsidRPr="00AF0E93">
        <w:t>specified radius (e.g., 5 km) to the demographic composition of the nationwide U.S. population</w:t>
      </w:r>
      <w:r w:rsidR="00B142D0">
        <w:t>.</w:t>
      </w:r>
    </w:p>
    <w:p w14:paraId="29C829FB" w14:textId="3A086E7A" w:rsidR="00B142D0" w:rsidRPr="00BA101B" w:rsidRDefault="00D47971" w:rsidP="00BA101B">
      <w:r>
        <w:t>This User’s Guide describes how to use the Proximity Tool</w:t>
      </w:r>
      <w:r w:rsidR="00453308">
        <w:t xml:space="preserve"> and the </w:t>
      </w:r>
      <w:r w:rsidR="00453308" w:rsidRPr="00D1477D">
        <w:t xml:space="preserve">census data </w:t>
      </w:r>
      <w:r w:rsidR="00453308">
        <w:t>and</w:t>
      </w:r>
      <w:r w:rsidR="00453308" w:rsidRPr="00D1477D">
        <w:t xml:space="preserve"> algorithms used to compute the population</w:t>
      </w:r>
      <w:r w:rsidR="00453308">
        <w:t>s and percentages</w:t>
      </w:r>
      <w:r w:rsidR="00453308" w:rsidRPr="00D1477D">
        <w:t xml:space="preserve"> of each demographic category</w:t>
      </w:r>
      <w:r w:rsidR="00453308">
        <w:t xml:space="preserve"> analyzed by the tool</w:t>
      </w:r>
      <w:r w:rsidR="0005137F">
        <w:t>. The Proximity Tool</w:t>
      </w:r>
      <w:r w:rsidR="00630817">
        <w:t xml:space="preserve"> is </w:t>
      </w:r>
      <w:r w:rsidR="00AA1A8A">
        <w:t>available for download</w:t>
      </w:r>
      <w:r w:rsidR="00630817">
        <w:t xml:space="preserve"> as a zipped executable file</w:t>
      </w:r>
      <w:r w:rsidR="009F330B">
        <w:t xml:space="preserve"> </w:t>
      </w:r>
      <w:r w:rsidR="002250D7">
        <w:t xml:space="preserve">on </w:t>
      </w:r>
      <w:r w:rsidR="009F330B">
        <w:t>EPA’s Fate, Exposure, and Risk Analysis (</w:t>
      </w:r>
      <w:hyperlink r:id="rId11" w:history="1">
        <w:r w:rsidR="009F330B" w:rsidRPr="00A00777">
          <w:rPr>
            <w:rStyle w:val="Hyperlink"/>
          </w:rPr>
          <w:t>FERA</w:t>
        </w:r>
      </w:hyperlink>
      <w:r w:rsidR="009F330B">
        <w:t>) website</w:t>
      </w:r>
      <w:r w:rsidR="00AA1A8A">
        <w:t>.</w:t>
      </w:r>
      <w:r>
        <w:t xml:space="preserve"> </w:t>
      </w:r>
      <w:bookmarkStart w:id="4" w:name="_Hlk177643153"/>
      <w:r w:rsidR="00097CD5" w:rsidRPr="00097CD5">
        <w:t xml:space="preserve">It should be noted that proximity to </w:t>
      </w:r>
      <w:r w:rsidR="00C400D4">
        <w:t>analyzed</w:t>
      </w:r>
      <w:r w:rsidR="00097CD5" w:rsidRPr="00097CD5">
        <w:t xml:space="preserve"> facilities does not indicate that any exposures or impacts will occur and should not be interpreted as a direct measure of exposure or impact</w:t>
      </w:r>
      <w:r w:rsidR="00097CD5">
        <w:t>.</w:t>
      </w:r>
      <w:bookmarkEnd w:id="4"/>
    </w:p>
    <w:p w14:paraId="7A55179F" w14:textId="63F5DC14" w:rsidR="0037618D" w:rsidRDefault="00A8525B" w:rsidP="002F5E23">
      <w:pPr>
        <w:pStyle w:val="Heading2"/>
      </w:pPr>
      <w:bookmarkStart w:id="5" w:name="_Toc181869509"/>
      <w:r>
        <w:lastRenderedPageBreak/>
        <w:t>How to Use the Proximity Tool</w:t>
      </w:r>
      <w:bookmarkEnd w:id="5"/>
    </w:p>
    <w:p w14:paraId="32D7D6CA" w14:textId="3CEEBA66" w:rsidR="000C642A" w:rsidRDefault="004F3364" w:rsidP="008E77A2">
      <w:r w:rsidRPr="004F3364">
        <w:t>Th</w:t>
      </w:r>
      <w:r w:rsidR="00893405">
        <w:t>e Proximity Tool i</w:t>
      </w:r>
      <w:r w:rsidR="00357534">
        <w:t xml:space="preserve">s </w:t>
      </w:r>
      <w:r w:rsidR="006E4F79">
        <w:t>written in the open-source</w:t>
      </w:r>
      <w:r w:rsidR="00157799">
        <w:t xml:space="preserve"> software language</w:t>
      </w:r>
      <w:r w:rsidR="008A1A6B">
        <w:t xml:space="preserve"> Python</w:t>
      </w:r>
      <w:r w:rsidR="003D57E4" w:rsidRPr="00092B9F">
        <w:rPr>
          <w:vertAlign w:val="superscript"/>
        </w:rPr>
        <w:t>TM</w:t>
      </w:r>
      <w:r w:rsidR="008A1A6B">
        <w:t xml:space="preserve"> </w:t>
      </w:r>
      <w:r w:rsidR="00A16663">
        <w:t xml:space="preserve">and is </w:t>
      </w:r>
      <w:r w:rsidR="00C00728">
        <w:t>simple</w:t>
      </w:r>
      <w:r w:rsidR="00357534">
        <w:t xml:space="preserve"> to use</w:t>
      </w:r>
      <w:r w:rsidR="00C00728">
        <w:t xml:space="preserve"> with a single</w:t>
      </w:r>
      <w:r w:rsidR="00C438FD">
        <w:t xml:space="preserve"> </w:t>
      </w:r>
      <w:r w:rsidR="00357534">
        <w:t>user interface</w:t>
      </w:r>
      <w:r w:rsidR="00C438FD">
        <w:t>, which</w:t>
      </w:r>
      <w:r w:rsidR="00122597">
        <w:t xml:space="preserve"> requir</w:t>
      </w:r>
      <w:r w:rsidR="00C438FD">
        <w:t>es</w:t>
      </w:r>
      <w:r w:rsidR="00122597">
        <w:t xml:space="preserve"> one input file.</w:t>
      </w:r>
      <w:r w:rsidR="00D10D0A">
        <w:t xml:space="preserve"> </w:t>
      </w:r>
      <w:r w:rsidR="00CA5A0B">
        <w:t>T</w:t>
      </w:r>
      <w:r w:rsidR="00CA5A0B" w:rsidRPr="00CE4829">
        <w:t xml:space="preserve">he </w:t>
      </w:r>
      <w:r w:rsidR="00CA5A0B">
        <w:t>tool</w:t>
      </w:r>
      <w:r w:rsidR="00CA5A0B" w:rsidRPr="00CE4829">
        <w:t xml:space="preserve"> </w:t>
      </w:r>
      <w:r w:rsidR="00CA5A0B">
        <w:t xml:space="preserve">can be run </w:t>
      </w:r>
      <w:r w:rsidR="00CA5A0B" w:rsidRPr="00CE4829">
        <w:t>on any Windows™-based personal computer running Windows XP™ or later.</w:t>
      </w:r>
      <w:r w:rsidR="00DC3B7F">
        <w:t xml:space="preserve"> </w:t>
      </w:r>
      <w:r w:rsidR="00DC3B7F" w:rsidRPr="00CE4829">
        <w:t xml:space="preserve">Disk space requirements depend on the </w:t>
      </w:r>
      <w:r w:rsidR="00DC3B7F">
        <w:t>number of facilities/locations to be analyzed.</w:t>
      </w:r>
      <w:r w:rsidR="00DC3B7F" w:rsidRPr="000F76CA">
        <w:t xml:space="preserve"> The Proximity Tool </w:t>
      </w:r>
      <w:r w:rsidR="00DC3B7F">
        <w:t xml:space="preserve">will </w:t>
      </w:r>
      <w:r w:rsidR="00DC3B7F" w:rsidRPr="000F76CA">
        <w:t>also need a minimum of 8 GB of random-access memory (RAM)</w:t>
      </w:r>
      <w:r w:rsidR="006A2FBE">
        <w:t>.</w:t>
      </w:r>
    </w:p>
    <w:p w14:paraId="4D3677BE" w14:textId="6B0AAB52" w:rsidR="000C642A" w:rsidRDefault="00F34173" w:rsidP="000C642A">
      <w:pPr>
        <w:pStyle w:val="Heading3"/>
      </w:pPr>
      <w:bookmarkStart w:id="6" w:name="_Toc181869510"/>
      <w:r>
        <w:t>Downloading the Proximity Tool</w:t>
      </w:r>
      <w:bookmarkEnd w:id="6"/>
    </w:p>
    <w:p w14:paraId="096C5807" w14:textId="07386BEB" w:rsidR="00C010E5" w:rsidRDefault="0090783E" w:rsidP="00C010E5">
      <w:pPr>
        <w:pStyle w:val="ListParagraph"/>
        <w:numPr>
          <w:ilvl w:val="0"/>
          <w:numId w:val="8"/>
        </w:numPr>
      </w:pPr>
      <w:r w:rsidRPr="0090783E">
        <w:t>Download the Proximity Tool’s executable zip file from EPA’s Fate, Exposure, and Risk Analysis (</w:t>
      </w:r>
      <w:hyperlink r:id="rId12" w:history="1">
        <w:r w:rsidRPr="0090783E">
          <w:rPr>
            <w:rStyle w:val="Hyperlink"/>
          </w:rPr>
          <w:t>FERA</w:t>
        </w:r>
      </w:hyperlink>
      <w:r w:rsidRPr="0090783E">
        <w:t>) website</w:t>
      </w:r>
      <w:r w:rsidR="0048695D">
        <w:t>.</w:t>
      </w:r>
      <w:r w:rsidR="00D84568" w:rsidRPr="00D84568">
        <w:t xml:space="preserve"> </w:t>
      </w:r>
      <w:r w:rsidR="00D84568" w:rsidRPr="00CE4829">
        <w:t xml:space="preserve">The Proximity Tool is approximately 1.43 </w:t>
      </w:r>
      <w:r w:rsidR="00D84568">
        <w:t>gigabytes (GB)</w:t>
      </w:r>
      <w:r w:rsidR="00D84568" w:rsidRPr="00CE4829">
        <w:t xml:space="preserve"> in size</w:t>
      </w:r>
      <w:r w:rsidR="00D84568">
        <w:t>,</w:t>
      </w:r>
      <w:r w:rsidR="00D84568" w:rsidRPr="00CE4829">
        <w:t xml:space="preserve"> once uncompressed</w:t>
      </w:r>
      <w:r w:rsidR="00D84568">
        <w:t>,</w:t>
      </w:r>
      <w:r w:rsidR="00D84568" w:rsidRPr="00CE4829">
        <w:t xml:space="preserve"> and includes all the Census </w:t>
      </w:r>
      <w:r w:rsidR="00D84568">
        <w:t xml:space="preserve">population </w:t>
      </w:r>
      <w:r w:rsidR="00D84568" w:rsidRPr="00CE4829">
        <w:t xml:space="preserve">and demographic data needed for runs in the 50 </w:t>
      </w:r>
      <w:r w:rsidR="00D84568">
        <w:t xml:space="preserve">U.S. </w:t>
      </w:r>
      <w:r w:rsidR="00D84568" w:rsidRPr="00CE4829">
        <w:t>states</w:t>
      </w:r>
      <w:r w:rsidR="00FC2622">
        <w:t>, D.C. and</w:t>
      </w:r>
      <w:r w:rsidR="00D84568" w:rsidRPr="00CE4829">
        <w:t xml:space="preserve"> Puerto Rico.</w:t>
      </w:r>
    </w:p>
    <w:p w14:paraId="1BB90100" w14:textId="299E95ED" w:rsidR="00A24864" w:rsidRDefault="0048695D" w:rsidP="008E77A2">
      <w:pPr>
        <w:pStyle w:val="ListParagraph"/>
        <w:numPr>
          <w:ilvl w:val="0"/>
          <w:numId w:val="8"/>
        </w:numPr>
      </w:pPr>
      <w:r>
        <w:t>A</w:t>
      </w:r>
      <w:r w:rsidR="00D10D0A">
        <w:t>fter downloading</w:t>
      </w:r>
      <w:r w:rsidR="00C52EC5">
        <w:t>, unzi</w:t>
      </w:r>
      <w:r w:rsidR="00190723">
        <w:t>p the</w:t>
      </w:r>
      <w:r w:rsidR="00D10D0A">
        <w:t xml:space="preserve"> </w:t>
      </w:r>
      <w:r w:rsidR="00A00777">
        <w:t xml:space="preserve">file </w:t>
      </w:r>
      <w:r w:rsidR="00E2315C" w:rsidRPr="00C64CF0">
        <w:t xml:space="preserve">in the desired </w:t>
      </w:r>
      <w:r w:rsidR="006F5863">
        <w:t xml:space="preserve">computer </w:t>
      </w:r>
      <w:r w:rsidR="00E2315C" w:rsidRPr="00C64CF0">
        <w:t>location</w:t>
      </w:r>
      <w:r w:rsidR="00A00777">
        <w:t>.</w:t>
      </w:r>
      <w:r w:rsidR="00CB4F11">
        <w:t xml:space="preserve"> </w:t>
      </w:r>
      <w:r w:rsidR="00C64CF0">
        <w:t xml:space="preserve">(The </w:t>
      </w:r>
      <w:r w:rsidR="00315DCD">
        <w:t>program</w:t>
      </w:r>
      <w:r w:rsidR="00C64CF0">
        <w:t xml:space="preserve"> does not have to be located at the root C:\ </w:t>
      </w:r>
      <w:r w:rsidR="003C71E2">
        <w:t>drive but</w:t>
      </w:r>
      <w:r w:rsidR="009C57C0">
        <w:t xml:space="preserve"> can be</w:t>
      </w:r>
      <w:r w:rsidR="00C64CF0">
        <w:t>.)</w:t>
      </w:r>
    </w:p>
    <w:p w14:paraId="22988182" w14:textId="46254F87" w:rsidR="002E0DD6" w:rsidRDefault="002E0DD6" w:rsidP="008E77A2">
      <w:pPr>
        <w:pStyle w:val="ListParagraph"/>
        <w:numPr>
          <w:ilvl w:val="0"/>
          <w:numId w:val="8"/>
        </w:numPr>
      </w:pPr>
      <w:r>
        <w:t>O</w:t>
      </w:r>
      <w:r w:rsidR="00270C3C">
        <w:t>nce uncompressed,</w:t>
      </w:r>
      <w:r w:rsidR="005A48E8">
        <w:t xml:space="preserve"> </w:t>
      </w:r>
      <w:r w:rsidR="00DE0C1B">
        <w:t xml:space="preserve">before initiating a run, </w:t>
      </w:r>
      <w:r w:rsidR="005A48E8">
        <w:t>open the Inputs folder</w:t>
      </w:r>
      <w:r w:rsidR="00C422C2">
        <w:t xml:space="preserve"> and then open the “Sample_Template</w:t>
      </w:r>
      <w:r w:rsidR="0091216E">
        <w:t>_for_Inputs.xlsx” file</w:t>
      </w:r>
      <w:r w:rsidR="00E2303E">
        <w:t>, which is discussed in the next section</w:t>
      </w:r>
      <w:r w:rsidR="00C8022F">
        <w:t>.</w:t>
      </w:r>
    </w:p>
    <w:p w14:paraId="38574D68" w14:textId="6044AF2B" w:rsidR="00781744" w:rsidRDefault="00B06C22" w:rsidP="00D31617">
      <w:pPr>
        <w:pStyle w:val="Heading3"/>
      </w:pPr>
      <w:bookmarkStart w:id="7" w:name="_Toc181869511"/>
      <w:r>
        <w:t>Preparing the Input File</w:t>
      </w:r>
      <w:bookmarkEnd w:id="7"/>
    </w:p>
    <w:p w14:paraId="342113FC" w14:textId="167C3B2B" w:rsidR="00B06C22" w:rsidRDefault="00AD4E88" w:rsidP="00B06C22">
      <w:r>
        <w:t>You can modify the</w:t>
      </w:r>
      <w:r w:rsidR="00B06C22" w:rsidRPr="00AA3C67">
        <w:t xml:space="preserve"> sample template file provided in the Inputs folder</w:t>
      </w:r>
      <w:r w:rsidR="00B06C22">
        <w:t xml:space="preserve"> with custom inputs</w:t>
      </w:r>
      <w:r w:rsidR="00FC2BF2">
        <w:t xml:space="preserve"> for your run</w:t>
      </w:r>
      <w:r w:rsidR="00B06C22" w:rsidRPr="00AA3C67">
        <w:t>.</w:t>
      </w:r>
      <w:r w:rsidR="00B06C22">
        <w:rPr>
          <w:b/>
          <w:bCs/>
        </w:rPr>
        <w:t xml:space="preserve"> </w:t>
      </w:r>
      <w:r w:rsidR="00B06C22" w:rsidRPr="009A2EE5">
        <w:rPr>
          <w:b/>
          <w:bCs/>
        </w:rPr>
        <w:t>Table 1</w:t>
      </w:r>
      <w:r w:rsidR="00B06C22">
        <w:t xml:space="preserve"> </w:t>
      </w:r>
      <w:r w:rsidR="00247025">
        <w:t>illustrates</w:t>
      </w:r>
      <w:r w:rsidR="00B06C22">
        <w:t xml:space="preserve"> the three columns that are needed in the Excel</w:t>
      </w:r>
      <w:r w:rsidR="00B06C22" w:rsidRPr="003D080B">
        <w:rPr>
          <w:vertAlign w:val="superscript"/>
        </w:rPr>
        <w:t>TM</w:t>
      </w:r>
      <w:r w:rsidR="00B06C22">
        <w:t xml:space="preserve"> </w:t>
      </w:r>
      <w:r w:rsidR="00FC2BF2">
        <w:t>file “Sample_Template_for_Inputs.xlsx”</w:t>
      </w:r>
      <w:r w:rsidR="008103BD">
        <w:t>. These columns</w:t>
      </w:r>
      <w:r w:rsidR="00B06C22">
        <w:t xml:space="preserve"> provide the name/ID, longitude</w:t>
      </w:r>
      <w:r w:rsidR="00247025">
        <w:t>,</w:t>
      </w:r>
      <w:r w:rsidR="00B06C22">
        <w:t xml:space="preserve"> and latitude of the </w:t>
      </w:r>
      <w:r w:rsidR="005757FE">
        <w:t>facilities/</w:t>
      </w:r>
      <w:r w:rsidR="00B06C22">
        <w:t xml:space="preserve">locations to be analyzed. </w:t>
      </w:r>
    </w:p>
    <w:p w14:paraId="740882BD" w14:textId="77777777" w:rsidR="00B06C22" w:rsidRDefault="00B06C22" w:rsidP="00B06C22">
      <w:pPr>
        <w:pStyle w:val="Caption"/>
        <w:spacing w:after="120"/>
      </w:pPr>
      <w:bookmarkStart w:id="8" w:name="_Toc181869527"/>
      <w:r>
        <w:t xml:space="preserve">Table </w:t>
      </w:r>
      <w:fldSimple w:instr=" SEQ Table \* ARABIC ">
        <w:r>
          <w:rPr>
            <w:noProof/>
          </w:rPr>
          <w:t>1</w:t>
        </w:r>
      </w:fldSimple>
      <w:r>
        <w:t>. Sample Input File for Proximity Tool</w:t>
      </w:r>
      <w:bookmarkEnd w:id="8"/>
    </w:p>
    <w:tbl>
      <w:tblPr>
        <w:tblStyle w:val="TableGrid"/>
        <w:tblW w:w="0" w:type="auto"/>
        <w:jc w:val="center"/>
        <w:tblLook w:val="04A0" w:firstRow="1" w:lastRow="0" w:firstColumn="1" w:lastColumn="0" w:noHBand="0" w:noVBand="1"/>
      </w:tblPr>
      <w:tblGrid>
        <w:gridCol w:w="2160"/>
        <w:gridCol w:w="2160"/>
        <w:gridCol w:w="2160"/>
      </w:tblGrid>
      <w:tr w:rsidR="00B06C22" w14:paraId="1F644EB2" w14:textId="77777777" w:rsidTr="002F421F">
        <w:trPr>
          <w:trHeight w:hRule="exact" w:val="288"/>
          <w:jc w:val="center"/>
        </w:trPr>
        <w:tc>
          <w:tcPr>
            <w:tcW w:w="2160" w:type="dxa"/>
            <w:shd w:val="clear" w:color="auto" w:fill="D9D9D9" w:themeFill="background1" w:themeFillShade="D9"/>
            <w:vAlign w:val="bottom"/>
          </w:tcPr>
          <w:p w14:paraId="058C757D" w14:textId="77777777" w:rsidR="00B06C22" w:rsidRDefault="00B06C22" w:rsidP="002F421F">
            <w:pPr>
              <w:pStyle w:val="NoIndent"/>
              <w:spacing w:after="0"/>
            </w:pPr>
            <w:r>
              <w:rPr>
                <w:rFonts w:ascii="Calibri" w:hAnsi="Calibri" w:cs="Calibri"/>
                <w:b/>
                <w:bCs/>
                <w:color w:val="000000"/>
                <w:sz w:val="22"/>
              </w:rPr>
              <w:t>Facility ID</w:t>
            </w:r>
          </w:p>
        </w:tc>
        <w:tc>
          <w:tcPr>
            <w:tcW w:w="2160" w:type="dxa"/>
            <w:shd w:val="clear" w:color="auto" w:fill="D9D9D9" w:themeFill="background1" w:themeFillShade="D9"/>
            <w:vAlign w:val="bottom"/>
          </w:tcPr>
          <w:p w14:paraId="7883F461" w14:textId="77777777" w:rsidR="00B06C22" w:rsidRDefault="00B06C22" w:rsidP="002F421F">
            <w:pPr>
              <w:pStyle w:val="NoIndent"/>
              <w:spacing w:after="0"/>
            </w:pPr>
            <w:r>
              <w:rPr>
                <w:rFonts w:ascii="Calibri" w:hAnsi="Calibri" w:cs="Calibri"/>
                <w:b/>
                <w:bCs/>
                <w:color w:val="000000"/>
                <w:sz w:val="22"/>
              </w:rPr>
              <w:t>Facility Longitude</w:t>
            </w:r>
          </w:p>
        </w:tc>
        <w:tc>
          <w:tcPr>
            <w:tcW w:w="2160" w:type="dxa"/>
            <w:shd w:val="clear" w:color="auto" w:fill="D9D9D9" w:themeFill="background1" w:themeFillShade="D9"/>
            <w:vAlign w:val="bottom"/>
          </w:tcPr>
          <w:p w14:paraId="79432160" w14:textId="77777777" w:rsidR="00B06C22" w:rsidRDefault="00B06C22" w:rsidP="002F421F">
            <w:pPr>
              <w:pStyle w:val="NoIndent"/>
              <w:spacing w:after="0"/>
            </w:pPr>
            <w:r>
              <w:rPr>
                <w:rFonts w:ascii="Calibri" w:hAnsi="Calibri" w:cs="Calibri"/>
                <w:b/>
                <w:bCs/>
                <w:color w:val="000000"/>
                <w:sz w:val="22"/>
              </w:rPr>
              <w:t>Facility Latitude</w:t>
            </w:r>
          </w:p>
        </w:tc>
      </w:tr>
      <w:tr w:rsidR="00B06C22" w14:paraId="11F7EDA0" w14:textId="77777777" w:rsidTr="002F421F">
        <w:trPr>
          <w:trHeight w:hRule="exact" w:val="288"/>
          <w:jc w:val="center"/>
        </w:trPr>
        <w:tc>
          <w:tcPr>
            <w:tcW w:w="2160" w:type="dxa"/>
            <w:vAlign w:val="center"/>
          </w:tcPr>
          <w:p w14:paraId="662BCF04" w14:textId="77777777" w:rsidR="00B06C22" w:rsidRDefault="00B06C22" w:rsidP="002F421F">
            <w:pPr>
              <w:pStyle w:val="NoIndent"/>
              <w:spacing w:after="0"/>
            </w:pPr>
            <w:r>
              <w:rPr>
                <w:rFonts w:ascii="Calibri" w:hAnsi="Calibri" w:cs="Calibri"/>
                <w:color w:val="000000"/>
                <w:sz w:val="22"/>
              </w:rPr>
              <w:t>Facility 1</w:t>
            </w:r>
          </w:p>
        </w:tc>
        <w:tc>
          <w:tcPr>
            <w:tcW w:w="2160" w:type="dxa"/>
            <w:vAlign w:val="center"/>
          </w:tcPr>
          <w:p w14:paraId="39B1A9D1" w14:textId="77777777" w:rsidR="00B06C22" w:rsidRDefault="00B06C22" w:rsidP="002F421F">
            <w:pPr>
              <w:pStyle w:val="NoIndent"/>
              <w:spacing w:after="0"/>
            </w:pPr>
            <w:r>
              <w:rPr>
                <w:rFonts w:ascii="Calibri" w:hAnsi="Calibri" w:cs="Calibri"/>
                <w:color w:val="000000"/>
                <w:sz w:val="22"/>
              </w:rPr>
              <w:t>-91.132148</w:t>
            </w:r>
          </w:p>
        </w:tc>
        <w:tc>
          <w:tcPr>
            <w:tcW w:w="2160" w:type="dxa"/>
            <w:vAlign w:val="center"/>
          </w:tcPr>
          <w:p w14:paraId="6FCC76D6" w14:textId="77777777" w:rsidR="00B06C22" w:rsidRDefault="00B06C22" w:rsidP="002F421F">
            <w:pPr>
              <w:pStyle w:val="NoIndent"/>
              <w:spacing w:after="0"/>
            </w:pPr>
            <w:r>
              <w:rPr>
                <w:rFonts w:ascii="Calibri" w:hAnsi="Calibri" w:cs="Calibri"/>
                <w:color w:val="212121"/>
                <w:sz w:val="22"/>
              </w:rPr>
              <w:t>37.63622</w:t>
            </w:r>
          </w:p>
        </w:tc>
      </w:tr>
      <w:tr w:rsidR="00B06C22" w14:paraId="67153C92" w14:textId="77777777" w:rsidTr="002F421F">
        <w:trPr>
          <w:trHeight w:hRule="exact" w:val="288"/>
          <w:jc w:val="center"/>
        </w:trPr>
        <w:tc>
          <w:tcPr>
            <w:tcW w:w="2160" w:type="dxa"/>
            <w:vAlign w:val="center"/>
          </w:tcPr>
          <w:p w14:paraId="6F63CC98" w14:textId="77777777" w:rsidR="00B06C22" w:rsidRDefault="00B06C22" w:rsidP="002F421F">
            <w:pPr>
              <w:pStyle w:val="NoIndent"/>
              <w:spacing w:after="0"/>
            </w:pPr>
            <w:r>
              <w:rPr>
                <w:rFonts w:ascii="Calibri" w:hAnsi="Calibri" w:cs="Calibri"/>
                <w:color w:val="000000"/>
                <w:sz w:val="22"/>
              </w:rPr>
              <w:t>Facility 2</w:t>
            </w:r>
          </w:p>
        </w:tc>
        <w:tc>
          <w:tcPr>
            <w:tcW w:w="2160" w:type="dxa"/>
            <w:vAlign w:val="center"/>
          </w:tcPr>
          <w:p w14:paraId="62ACC945" w14:textId="77777777" w:rsidR="00B06C22" w:rsidRDefault="00B06C22" w:rsidP="002F421F">
            <w:pPr>
              <w:pStyle w:val="NoIndent"/>
              <w:spacing w:after="0"/>
            </w:pPr>
            <w:r>
              <w:rPr>
                <w:rFonts w:ascii="Calibri" w:hAnsi="Calibri" w:cs="Calibri"/>
                <w:color w:val="000000"/>
                <w:sz w:val="22"/>
              </w:rPr>
              <w:t>-95.23368</w:t>
            </w:r>
          </w:p>
        </w:tc>
        <w:tc>
          <w:tcPr>
            <w:tcW w:w="2160" w:type="dxa"/>
            <w:vAlign w:val="center"/>
          </w:tcPr>
          <w:p w14:paraId="19B24532" w14:textId="77777777" w:rsidR="00B06C22" w:rsidRDefault="00B06C22" w:rsidP="002F421F">
            <w:pPr>
              <w:pStyle w:val="NoIndent"/>
              <w:spacing w:after="0"/>
            </w:pPr>
            <w:r>
              <w:rPr>
                <w:rFonts w:ascii="Calibri" w:hAnsi="Calibri" w:cs="Calibri"/>
                <w:color w:val="212121"/>
                <w:sz w:val="22"/>
              </w:rPr>
              <w:t>40.031182</w:t>
            </w:r>
          </w:p>
        </w:tc>
      </w:tr>
      <w:tr w:rsidR="00B06C22" w14:paraId="441B8DC6" w14:textId="77777777" w:rsidTr="002F421F">
        <w:trPr>
          <w:trHeight w:hRule="exact" w:val="288"/>
          <w:jc w:val="center"/>
        </w:trPr>
        <w:tc>
          <w:tcPr>
            <w:tcW w:w="2160" w:type="dxa"/>
            <w:vAlign w:val="center"/>
          </w:tcPr>
          <w:p w14:paraId="34C189BA" w14:textId="77777777" w:rsidR="00B06C22" w:rsidRDefault="00B06C22" w:rsidP="002F421F">
            <w:pPr>
              <w:pStyle w:val="NoIndent"/>
              <w:spacing w:after="0"/>
            </w:pPr>
            <w:r>
              <w:rPr>
                <w:rFonts w:ascii="Calibri" w:hAnsi="Calibri" w:cs="Calibri"/>
                <w:color w:val="000000"/>
                <w:sz w:val="22"/>
              </w:rPr>
              <w:t>Facility 3</w:t>
            </w:r>
          </w:p>
        </w:tc>
        <w:tc>
          <w:tcPr>
            <w:tcW w:w="2160" w:type="dxa"/>
            <w:vAlign w:val="center"/>
          </w:tcPr>
          <w:p w14:paraId="7FCD727E" w14:textId="77777777" w:rsidR="00B06C22" w:rsidRDefault="00B06C22" w:rsidP="002F421F">
            <w:pPr>
              <w:pStyle w:val="NoIndent"/>
              <w:spacing w:after="0"/>
            </w:pPr>
            <w:r>
              <w:rPr>
                <w:rFonts w:ascii="Calibri" w:hAnsi="Calibri" w:cs="Calibri"/>
                <w:color w:val="000000"/>
                <w:sz w:val="22"/>
              </w:rPr>
              <w:t>-85.41764</w:t>
            </w:r>
          </w:p>
        </w:tc>
        <w:tc>
          <w:tcPr>
            <w:tcW w:w="2160" w:type="dxa"/>
            <w:vAlign w:val="center"/>
          </w:tcPr>
          <w:p w14:paraId="07AE4862" w14:textId="77777777" w:rsidR="00B06C22" w:rsidRDefault="00B06C22" w:rsidP="002F421F">
            <w:pPr>
              <w:pStyle w:val="NoIndent"/>
              <w:spacing w:after="0"/>
            </w:pPr>
            <w:r>
              <w:rPr>
                <w:rFonts w:ascii="Calibri" w:hAnsi="Calibri" w:cs="Calibri"/>
                <w:color w:val="212121"/>
                <w:sz w:val="22"/>
              </w:rPr>
              <w:t>40.156814</w:t>
            </w:r>
          </w:p>
        </w:tc>
      </w:tr>
    </w:tbl>
    <w:p w14:paraId="5B054A08" w14:textId="069C54B7" w:rsidR="0071719D" w:rsidRDefault="00DC4611" w:rsidP="00551402">
      <w:pPr>
        <w:pStyle w:val="ListParagraph"/>
        <w:numPr>
          <w:ilvl w:val="0"/>
          <w:numId w:val="11"/>
        </w:numPr>
        <w:spacing w:before="240"/>
      </w:pPr>
      <w:r>
        <w:t>Customize the top header row to include any text you wish</w:t>
      </w:r>
      <w:r w:rsidR="0071719D">
        <w:t xml:space="preserve">. The </w:t>
      </w:r>
      <w:r w:rsidR="005355E6">
        <w:t xml:space="preserve">program does not read </w:t>
      </w:r>
      <w:r w:rsidR="0032129B">
        <w:t xml:space="preserve">the </w:t>
      </w:r>
      <w:r w:rsidR="0071719D">
        <w:t xml:space="preserve">top </w:t>
      </w:r>
      <w:r w:rsidR="00A722EC">
        <w:t xml:space="preserve">header </w:t>
      </w:r>
      <w:r w:rsidR="0071719D">
        <w:t>row.</w:t>
      </w:r>
    </w:p>
    <w:p w14:paraId="087E6C97" w14:textId="3301792D" w:rsidR="002164B2" w:rsidRDefault="002164B2" w:rsidP="00551402">
      <w:pPr>
        <w:pStyle w:val="ListParagraph"/>
        <w:numPr>
          <w:ilvl w:val="0"/>
          <w:numId w:val="11"/>
        </w:numPr>
        <w:spacing w:before="240"/>
      </w:pPr>
      <w:r>
        <w:t>Beginning in the second row, e</w:t>
      </w:r>
      <w:r w:rsidR="00551402">
        <w:t>nter</w:t>
      </w:r>
      <w:r w:rsidR="00292134">
        <w:t xml:space="preserve"> one</w:t>
      </w:r>
      <w:r w:rsidR="00551402">
        <w:t xml:space="preserve"> row</w:t>
      </w:r>
      <w:r w:rsidR="00292134">
        <w:t xml:space="preserve"> for each</w:t>
      </w:r>
      <w:r w:rsidR="00551402">
        <w:t xml:space="preserve"> facilit</w:t>
      </w:r>
      <w:r w:rsidR="00292134">
        <w:t>y</w:t>
      </w:r>
      <w:r w:rsidR="00551402">
        <w:t xml:space="preserve">/location </w:t>
      </w:r>
      <w:r w:rsidR="00D56F62">
        <w:t xml:space="preserve">you wish </w:t>
      </w:r>
      <w:r w:rsidR="00551402">
        <w:t xml:space="preserve">to be analyzed. </w:t>
      </w:r>
      <w:r w:rsidR="00B06C22">
        <w:t xml:space="preserve">The input file can contain many thousands of rows of facility locations (or other locations of interest). </w:t>
      </w:r>
    </w:p>
    <w:p w14:paraId="00F38800" w14:textId="77777777" w:rsidR="00032C16" w:rsidRDefault="00DC4611" w:rsidP="00551402">
      <w:pPr>
        <w:pStyle w:val="ListParagraph"/>
        <w:numPr>
          <w:ilvl w:val="0"/>
          <w:numId w:val="11"/>
        </w:numPr>
        <w:spacing w:before="240"/>
      </w:pPr>
      <w:r>
        <w:t xml:space="preserve">Enter </w:t>
      </w:r>
      <w:r w:rsidR="00D56F62">
        <w:t>the f</w:t>
      </w:r>
      <w:r w:rsidR="00B06C22">
        <w:t xml:space="preserve">acility or location ID in the first column </w:t>
      </w:r>
      <w:r w:rsidR="00D56F62">
        <w:t>(it can be as simple as a numerical listing)</w:t>
      </w:r>
      <w:r w:rsidR="00032C16">
        <w:t>.</w:t>
      </w:r>
    </w:p>
    <w:p w14:paraId="3F3AA148" w14:textId="3C10CF55" w:rsidR="00B06C22" w:rsidRDefault="009F185E" w:rsidP="00551402">
      <w:pPr>
        <w:pStyle w:val="ListParagraph"/>
        <w:numPr>
          <w:ilvl w:val="0"/>
          <w:numId w:val="11"/>
        </w:numPr>
        <w:spacing w:before="240"/>
      </w:pPr>
      <w:r>
        <w:t>For each facility/location, e</w:t>
      </w:r>
      <w:r w:rsidR="00032C16">
        <w:t>nter</w:t>
      </w:r>
      <w:r w:rsidR="00B06C22">
        <w:t xml:space="preserve"> the longitude in the second column and the latitude in the third column. </w:t>
      </w:r>
      <w:r w:rsidR="007E1881" w:rsidRPr="007E1881">
        <w:t xml:space="preserve">Note that the longitude values should be negative to match the </w:t>
      </w:r>
      <w:commentRangeStart w:id="9"/>
      <w:commentRangeStart w:id="10"/>
      <w:r w:rsidR="007E1881" w:rsidRPr="007E1881">
        <w:t>longitudes</w:t>
      </w:r>
      <w:commentRangeEnd w:id="9"/>
      <w:r w:rsidR="00BF3732">
        <w:rPr>
          <w:rStyle w:val="CommentReference"/>
        </w:rPr>
        <w:commentReference w:id="9"/>
      </w:r>
      <w:commentRangeEnd w:id="10"/>
      <w:r w:rsidR="00C0465D">
        <w:rPr>
          <w:rStyle w:val="CommentReference"/>
        </w:rPr>
        <w:commentReference w:id="10"/>
      </w:r>
      <w:r w:rsidR="007E1881" w:rsidRPr="007E1881">
        <w:t xml:space="preserve"> in the Census data</w:t>
      </w:r>
      <w:r w:rsidR="003C71E2">
        <w:t>.</w:t>
      </w:r>
      <w:r w:rsidR="007E1881" w:rsidRPr="007E1881">
        <w:t xml:space="preserve"> </w:t>
      </w:r>
      <w:r w:rsidR="00DC528E">
        <w:t>Use d</w:t>
      </w:r>
      <w:r w:rsidR="00B06C22">
        <w:t xml:space="preserve">ecimal longitude and latitudes with </w:t>
      </w:r>
      <w:r w:rsidR="001E2980">
        <w:t>as much</w:t>
      </w:r>
      <w:r w:rsidR="00B06C22">
        <w:t xml:space="preserve"> precision (</w:t>
      </w:r>
      <w:r w:rsidR="003F10CE">
        <w:t xml:space="preserve">numbers after the </w:t>
      </w:r>
      <w:r w:rsidR="00B06C22">
        <w:t xml:space="preserve">decimal place) </w:t>
      </w:r>
      <w:r w:rsidR="001E2980">
        <w:t>as</w:t>
      </w:r>
      <w:del w:id="11" w:author="Jill Mozier" w:date="2024-11-07T10:56:00Z" w16du:dateUtc="2024-11-07T15:56:00Z">
        <w:r w:rsidR="001E2980" w:rsidDel="00583680">
          <w:delText xml:space="preserve"> you</w:delText>
        </w:r>
      </w:del>
      <w:r w:rsidR="00DC528E">
        <w:t xml:space="preserve"> </w:t>
      </w:r>
      <w:ins w:id="12" w:author="Jill Mozier" w:date="2024-11-07T10:56:00Z" w16du:dateUtc="2024-11-07T15:56:00Z">
        <w:r w:rsidR="001C1D79">
          <w:t>wa</w:t>
        </w:r>
        <w:r w:rsidR="00583680">
          <w:t>rrant</w:t>
        </w:r>
      </w:ins>
      <w:commentRangeStart w:id="13"/>
      <w:commentRangeStart w:id="14"/>
      <w:commentRangeStart w:id="15"/>
      <w:commentRangeStart w:id="16"/>
      <w:del w:id="17" w:author="Jill Mozier" w:date="2024-11-07T10:56:00Z" w16du:dateUtc="2024-11-07T15:56:00Z">
        <w:r w:rsidR="00DC528E" w:rsidDel="001C1D79">
          <w:delText>desir</w:delText>
        </w:r>
      </w:del>
      <w:r w:rsidR="00DC528E">
        <w:t>e</w:t>
      </w:r>
      <w:commentRangeEnd w:id="13"/>
      <w:r w:rsidR="00BF3732">
        <w:rPr>
          <w:rStyle w:val="CommentReference"/>
        </w:rPr>
        <w:commentReference w:id="13"/>
      </w:r>
      <w:commentRangeEnd w:id="14"/>
      <w:r w:rsidR="00EB0F36">
        <w:rPr>
          <w:rStyle w:val="CommentReference"/>
        </w:rPr>
        <w:commentReference w:id="14"/>
      </w:r>
      <w:commentRangeEnd w:id="15"/>
      <w:r w:rsidR="00535E1F">
        <w:rPr>
          <w:rStyle w:val="CommentReference"/>
        </w:rPr>
        <w:commentReference w:id="15"/>
      </w:r>
      <w:commentRangeEnd w:id="16"/>
      <w:r w:rsidR="004F2023">
        <w:rPr>
          <w:rStyle w:val="CommentReference"/>
        </w:rPr>
        <w:commentReference w:id="16"/>
      </w:r>
      <w:ins w:id="18" w:author="Jill Mozier" w:date="2024-11-07T10:56:00Z" w16du:dateUtc="2024-11-07T15:56:00Z">
        <w:r w:rsidR="00583680">
          <w:t>d.</w:t>
        </w:r>
      </w:ins>
      <w:del w:id="19" w:author="Jill Mozier" w:date="2024-11-07T10:56:00Z" w16du:dateUtc="2024-11-07T15:56:00Z">
        <w:r w:rsidR="00B06C22" w:rsidDel="00583680">
          <w:delText>.</w:delText>
        </w:r>
      </w:del>
      <w:ins w:id="20" w:author="Jill Mozier" w:date="2024-11-06T22:17:00Z" w16du:dateUtc="2024-11-07T03:17:00Z">
        <w:r w:rsidR="003564B8">
          <w:t xml:space="preserve"> Note: </w:t>
        </w:r>
      </w:ins>
      <w:ins w:id="21" w:author="Jill Mozier" w:date="2024-11-06T22:18:00Z" w16du:dateUtc="2024-11-07T03:18:00Z">
        <w:r w:rsidR="00E6704C">
          <w:t xml:space="preserve">Four decimal place </w:t>
        </w:r>
      </w:ins>
      <w:ins w:id="22" w:author="Jill Mozier" w:date="2024-11-06T22:21:00Z" w16du:dateUtc="2024-11-07T03:21:00Z">
        <w:r w:rsidR="009C32B1">
          <w:t xml:space="preserve">latitude </w:t>
        </w:r>
      </w:ins>
      <w:ins w:id="23" w:author="Jill Mozier" w:date="2024-11-06T22:18:00Z" w16du:dateUtc="2024-11-07T03:18:00Z">
        <w:r w:rsidR="00E6704C">
          <w:t xml:space="preserve">precision represents about 11 meters, five decimal place </w:t>
        </w:r>
      </w:ins>
      <w:ins w:id="24" w:author="Jill Mozier" w:date="2024-11-06T22:21:00Z" w16du:dateUtc="2024-11-07T03:21:00Z">
        <w:r w:rsidR="009C32B1">
          <w:t xml:space="preserve">latitude </w:t>
        </w:r>
      </w:ins>
      <w:ins w:id="25" w:author="Jill Mozier" w:date="2024-11-06T22:18:00Z" w16du:dateUtc="2024-11-07T03:18:00Z">
        <w:r w:rsidR="00E6704C">
          <w:t>precision represents</w:t>
        </w:r>
        <w:r w:rsidR="004B6AC1">
          <w:t xml:space="preserve"> about 1 m</w:t>
        </w:r>
      </w:ins>
      <w:ins w:id="26" w:author="Jill Mozier" w:date="2024-11-06T22:19:00Z" w16du:dateUtc="2024-11-07T03:19:00Z">
        <w:r w:rsidR="004B6AC1">
          <w:t xml:space="preserve">eter, and </w:t>
        </w:r>
      </w:ins>
      <w:ins w:id="27" w:author="Jill Mozier" w:date="2024-11-06T22:17:00Z" w16du:dateUtc="2024-11-07T03:17:00Z">
        <w:r w:rsidR="003564B8">
          <w:t>long</w:t>
        </w:r>
      </w:ins>
      <w:ins w:id="28" w:author="Jill Mozier" w:date="2024-11-06T22:18:00Z" w16du:dateUtc="2024-11-07T03:18:00Z">
        <w:r w:rsidR="003564B8">
          <w:t>itude precision varies by latitude</w:t>
        </w:r>
      </w:ins>
      <w:ins w:id="29" w:author="Jill Mozier" w:date="2024-11-06T22:19:00Z" w16du:dateUtc="2024-11-07T03:19:00Z">
        <w:r w:rsidR="004B6AC1">
          <w:t>.</w:t>
        </w:r>
      </w:ins>
    </w:p>
    <w:p w14:paraId="035377A1" w14:textId="3D5E300A" w:rsidR="00B06C22" w:rsidRDefault="006520E1" w:rsidP="009B7947">
      <w:pPr>
        <w:pStyle w:val="Heading3"/>
      </w:pPr>
      <w:bookmarkStart w:id="30" w:name="_Toc181869512"/>
      <w:r>
        <w:lastRenderedPageBreak/>
        <w:t>Running the Proximity Tool</w:t>
      </w:r>
      <w:bookmarkEnd w:id="30"/>
    </w:p>
    <w:p w14:paraId="4D234B8F" w14:textId="74A5D53F" w:rsidR="00103DD9" w:rsidRDefault="00C60013" w:rsidP="00D7558E">
      <w:r>
        <w:t xml:space="preserve">After you have prepared your </w:t>
      </w:r>
      <w:r w:rsidR="008A0A68">
        <w:t>i</w:t>
      </w:r>
      <w:r>
        <w:t xml:space="preserve">nput file, </w:t>
      </w:r>
      <w:r w:rsidR="000A5676">
        <w:t xml:space="preserve">double-click on the </w:t>
      </w:r>
      <w:r w:rsidR="000A5676" w:rsidRPr="00D7558E">
        <w:rPr>
          <w:b/>
          <w:bCs/>
        </w:rPr>
        <w:t>ProxTool.exe</w:t>
      </w:r>
      <w:r w:rsidR="000A5676">
        <w:t xml:space="preserve"> file to initiate a run.</w:t>
      </w:r>
      <w:r w:rsidR="007E09B8">
        <w:t xml:space="preserve"> </w:t>
      </w:r>
      <w:r w:rsidR="00BA2419">
        <w:t xml:space="preserve">When you </w:t>
      </w:r>
      <w:r w:rsidR="00640F82">
        <w:t>launch</w:t>
      </w:r>
      <w:r w:rsidR="00103DD9">
        <w:t xml:space="preserve"> </w:t>
      </w:r>
      <w:r w:rsidR="007E09B8">
        <w:t>this executable</w:t>
      </w:r>
      <w:r w:rsidR="00103DD9">
        <w:t xml:space="preserve"> file, the user interface </w:t>
      </w:r>
      <w:r w:rsidR="0064581D">
        <w:t xml:space="preserve">depicted in </w:t>
      </w:r>
      <w:r w:rsidR="0064581D" w:rsidRPr="00D7558E">
        <w:rPr>
          <w:b/>
          <w:bCs/>
        </w:rPr>
        <w:t>Figure 1</w:t>
      </w:r>
      <w:r w:rsidR="0064581D">
        <w:t xml:space="preserve"> will open.</w:t>
      </w:r>
    </w:p>
    <w:p w14:paraId="6AC30113" w14:textId="77777777" w:rsidR="0064581D" w:rsidRDefault="0064581D" w:rsidP="0064581D">
      <w:pPr>
        <w:pStyle w:val="NoIndent"/>
        <w:keepNext/>
        <w:spacing w:after="120"/>
      </w:pPr>
      <w:r w:rsidRPr="0038141E">
        <w:rPr>
          <w:noProof/>
        </w:rPr>
        <w:drawing>
          <wp:inline distT="0" distB="0" distL="0" distR="0" wp14:anchorId="51E1D280" wp14:editId="5F555689">
            <wp:extent cx="5943600" cy="3305810"/>
            <wp:effectExtent l="0" t="0" r="0" b="8890"/>
            <wp:docPr id="76885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93733" name=""/>
                    <pic:cNvPicPr/>
                  </pic:nvPicPr>
                  <pic:blipFill rotWithShape="1">
                    <a:blip r:embed="rId17"/>
                    <a:srcRect l="8493" t="14530" r="44551" b="39031"/>
                    <a:stretch/>
                  </pic:blipFill>
                  <pic:spPr bwMode="auto">
                    <a:xfrm>
                      <a:off x="0" y="0"/>
                      <a:ext cx="5943600" cy="3305810"/>
                    </a:xfrm>
                    <a:prstGeom prst="rect">
                      <a:avLst/>
                    </a:prstGeom>
                    <a:ln>
                      <a:noFill/>
                    </a:ln>
                    <a:extLst>
                      <a:ext uri="{53640926-AAD7-44D8-BBD7-CCE9431645EC}">
                        <a14:shadowObscured xmlns:a14="http://schemas.microsoft.com/office/drawing/2010/main"/>
                      </a:ext>
                    </a:extLst>
                  </pic:spPr>
                </pic:pic>
              </a:graphicData>
            </a:graphic>
          </wp:inline>
        </w:drawing>
      </w:r>
    </w:p>
    <w:p w14:paraId="560D28C4" w14:textId="20D760CB" w:rsidR="0064581D" w:rsidRDefault="0064581D" w:rsidP="0064581D">
      <w:pPr>
        <w:pStyle w:val="Caption"/>
      </w:pPr>
      <w:bookmarkStart w:id="31" w:name="_Toc181869524"/>
      <w:r>
        <w:t xml:space="preserve">Figure </w:t>
      </w:r>
      <w:fldSimple w:instr=" SEQ Figure \* ARABIC ">
        <w:r w:rsidR="00501883">
          <w:rPr>
            <w:noProof/>
          </w:rPr>
          <w:t>1</w:t>
        </w:r>
      </w:fldSimple>
      <w:r>
        <w:t>. User Interface of Proximity Tool</w:t>
      </w:r>
      <w:bookmarkEnd w:id="31"/>
    </w:p>
    <w:p w14:paraId="77B63F4F" w14:textId="3789A409" w:rsidR="00C8579D" w:rsidRDefault="00EC4582" w:rsidP="00E609ED">
      <w:pPr>
        <w:pStyle w:val="NoIndent"/>
      </w:pPr>
      <w:r>
        <w:t xml:space="preserve">As shown in the </w:t>
      </w:r>
      <w:r w:rsidR="00572D36" w:rsidRPr="002E0DD6">
        <w:rPr>
          <w:b/>
          <w:bCs/>
        </w:rPr>
        <w:t>Figure 1</w:t>
      </w:r>
      <w:r w:rsidR="00A870F0">
        <w:t xml:space="preserve"> screenshot</w:t>
      </w:r>
      <w:r w:rsidR="00565A87">
        <w:t>,</w:t>
      </w:r>
      <w:r w:rsidR="00A870F0">
        <w:t xml:space="preserve"> the </w:t>
      </w:r>
      <w:r w:rsidR="00581587">
        <w:t xml:space="preserve">user </w:t>
      </w:r>
      <w:r w:rsidR="00A870F0">
        <w:t>interface</w:t>
      </w:r>
      <w:r w:rsidR="00033FEE">
        <w:t xml:space="preserve"> indicates the </w:t>
      </w:r>
      <w:r w:rsidR="00A50BB5">
        <w:t xml:space="preserve">simple </w:t>
      </w:r>
      <w:r w:rsidR="00C8579D">
        <w:t>4</w:t>
      </w:r>
      <w:r w:rsidR="00033FEE">
        <w:t>-step process for initiating a Proximity Tool run</w:t>
      </w:r>
      <w:r w:rsidR="002C3F3C">
        <w:t>:</w:t>
      </w:r>
    </w:p>
    <w:p w14:paraId="27E400C9" w14:textId="2FC3FAB0" w:rsidR="004E6FE1" w:rsidRDefault="008161C4" w:rsidP="00C8579D">
      <w:pPr>
        <w:pStyle w:val="ListParagraph"/>
        <w:numPr>
          <w:ilvl w:val="0"/>
          <w:numId w:val="10"/>
        </w:numPr>
      </w:pPr>
      <w:r>
        <w:t>B</w:t>
      </w:r>
      <w:r w:rsidR="002C3F3C">
        <w:t>rows</w:t>
      </w:r>
      <w:r>
        <w:t>e</w:t>
      </w:r>
      <w:r w:rsidR="002C3F3C">
        <w:t xml:space="preserve"> to select </w:t>
      </w:r>
      <w:r w:rsidR="006B7E26">
        <w:t>your</w:t>
      </w:r>
      <w:r w:rsidR="002C3F3C">
        <w:t xml:space="preserve"> input file</w:t>
      </w:r>
      <w:r w:rsidR="00726F25">
        <w:t xml:space="preserve"> (</w:t>
      </w:r>
      <w:r w:rsidR="003B431C">
        <w:t>discussed in the previous section</w:t>
      </w:r>
      <w:r w:rsidR="00726F25">
        <w:t>)</w:t>
      </w:r>
      <w:r>
        <w:t>.</w:t>
      </w:r>
    </w:p>
    <w:p w14:paraId="766A55EA" w14:textId="7586CB18" w:rsidR="007916AB" w:rsidRDefault="004E6FE1" w:rsidP="00C8579D">
      <w:pPr>
        <w:pStyle w:val="ListParagraph"/>
        <w:numPr>
          <w:ilvl w:val="0"/>
          <w:numId w:val="10"/>
        </w:numPr>
      </w:pPr>
      <w:r>
        <w:t>E</w:t>
      </w:r>
      <w:r w:rsidR="00F21BE3">
        <w:t xml:space="preserve">nter a whole number radius in kilometers (km) </w:t>
      </w:r>
      <w:r w:rsidR="00D567EC">
        <w:t xml:space="preserve">that is between 1 km and 50 </w:t>
      </w:r>
      <w:commentRangeStart w:id="32"/>
      <w:commentRangeStart w:id="33"/>
      <w:r w:rsidR="00D567EC">
        <w:t>km</w:t>
      </w:r>
      <w:commentRangeEnd w:id="32"/>
      <w:r w:rsidR="00BF3732">
        <w:rPr>
          <w:rStyle w:val="CommentReference"/>
        </w:rPr>
        <w:commentReference w:id="32"/>
      </w:r>
      <w:commentRangeEnd w:id="33"/>
      <w:r w:rsidR="00831487">
        <w:rPr>
          <w:rStyle w:val="CommentReference"/>
        </w:rPr>
        <w:commentReference w:id="33"/>
      </w:r>
      <w:ins w:id="34" w:author="Jill Mozier" w:date="2024-11-06T21:26:00Z" w16du:dateUtc="2024-11-07T02:26:00Z">
        <w:r w:rsidR="00B851F4">
          <w:t xml:space="preserve"> (</w:t>
        </w:r>
      </w:ins>
      <w:ins w:id="35" w:author="Jill Mozier" w:date="2024-11-06T21:27:00Z" w16du:dateUtc="2024-11-07T02:27:00Z">
        <w:r w:rsidR="00B851F4">
          <w:t>e.g., “3” not “3.1”)</w:t>
        </w:r>
      </w:ins>
      <w:r w:rsidR="007916AB">
        <w:t>.</w:t>
      </w:r>
    </w:p>
    <w:p w14:paraId="5485AF67" w14:textId="77777777" w:rsidR="001A42F2" w:rsidRDefault="007916AB" w:rsidP="00C8579D">
      <w:pPr>
        <w:pStyle w:val="ListParagraph"/>
        <w:numPr>
          <w:ilvl w:val="0"/>
          <w:numId w:val="10"/>
        </w:numPr>
      </w:pPr>
      <w:r>
        <w:t>E</w:t>
      </w:r>
      <w:r w:rsidR="00D567EC">
        <w:t xml:space="preserve">nter the name </w:t>
      </w:r>
      <w:r w:rsidR="00FA2027">
        <w:t xml:space="preserve">to be assigned to </w:t>
      </w:r>
      <w:r>
        <w:t>your</w:t>
      </w:r>
      <w:r w:rsidR="00FA2027">
        <w:t xml:space="preserve"> output file</w:t>
      </w:r>
      <w:r w:rsidR="001A42F2">
        <w:t>.</w:t>
      </w:r>
    </w:p>
    <w:p w14:paraId="234BC4EB" w14:textId="5D02776A" w:rsidR="00893405" w:rsidRDefault="001A42F2" w:rsidP="00C8579D">
      <w:pPr>
        <w:pStyle w:val="ListParagraph"/>
        <w:numPr>
          <w:ilvl w:val="0"/>
          <w:numId w:val="10"/>
        </w:numPr>
      </w:pPr>
      <w:r>
        <w:t>C</w:t>
      </w:r>
      <w:r w:rsidR="003A2E98">
        <w:t>lick</w:t>
      </w:r>
      <w:r>
        <w:t xml:space="preserve"> the</w:t>
      </w:r>
      <w:r w:rsidR="003A2E98">
        <w:t xml:space="preserve"> Run</w:t>
      </w:r>
      <w:r>
        <w:t xml:space="preserve"> button</w:t>
      </w:r>
      <w:r w:rsidR="003A2E98">
        <w:t>.</w:t>
      </w:r>
    </w:p>
    <w:p w14:paraId="3E3AE128" w14:textId="3172C8DC" w:rsidR="00BE6CE0" w:rsidRDefault="007B72D4" w:rsidP="00BE6CE0">
      <w:r>
        <w:t>After clicking “Run”</w:t>
      </w:r>
      <w:r w:rsidR="00066F5E">
        <w:t xml:space="preserve"> on the user interface</w:t>
      </w:r>
      <w:r>
        <w:t xml:space="preserve">, </w:t>
      </w:r>
      <w:r w:rsidR="009971EF">
        <w:t>a DOS window will open</w:t>
      </w:r>
      <w:r w:rsidR="006D64E5">
        <w:t xml:space="preserve"> to show the Proximity Tool’s progress. </w:t>
      </w:r>
      <w:r w:rsidR="003235B9">
        <w:t>During the run, t</w:t>
      </w:r>
      <w:r w:rsidR="006D64E5">
        <w:t>he tool</w:t>
      </w:r>
      <w:r w:rsidR="00194FF9" w:rsidRPr="00194FF9">
        <w:t xml:space="preserve"> </w:t>
      </w:r>
      <w:r w:rsidR="00066F5E">
        <w:t xml:space="preserve">will </w:t>
      </w:r>
      <w:r w:rsidR="00194FF9" w:rsidRPr="00194FF9">
        <w:t>evaluat</w:t>
      </w:r>
      <w:r w:rsidR="00EC1BE5">
        <w:t xml:space="preserve">e </w:t>
      </w:r>
      <w:r w:rsidR="00194FF9" w:rsidRPr="00194FF9">
        <w:t>census blocks surrounding the</w:t>
      </w:r>
      <w:r w:rsidR="00EF266E">
        <w:t xml:space="preserve"> </w:t>
      </w:r>
      <w:r w:rsidR="00194FF9" w:rsidRPr="00194FF9">
        <w:t>facilities</w:t>
      </w:r>
      <w:r w:rsidR="007A271D">
        <w:t>/locations (provided in the input file)</w:t>
      </w:r>
      <w:r w:rsidR="00194FF9" w:rsidRPr="00194FF9">
        <w:t xml:space="preserve"> with census-based demographic </w:t>
      </w:r>
      <w:r w:rsidR="00583722" w:rsidRPr="00194FF9">
        <w:t xml:space="preserve">data </w:t>
      </w:r>
      <w:r w:rsidR="00191418" w:rsidRPr="00191418">
        <w:t>within the user</w:t>
      </w:r>
      <w:r w:rsidR="00901C9F">
        <w:t xml:space="preserve"> </w:t>
      </w:r>
      <w:r w:rsidR="00191418" w:rsidRPr="00191418">
        <w:t>specified radius to these facilities/locations</w:t>
      </w:r>
      <w:r w:rsidR="00191418">
        <w:t>.</w:t>
      </w:r>
      <w:r w:rsidR="000434CC">
        <w:t xml:space="preserve"> </w:t>
      </w:r>
      <w:r w:rsidR="00DD2AAC" w:rsidRPr="00340EE2">
        <w:t xml:space="preserve">The census data used </w:t>
      </w:r>
      <w:r w:rsidR="00DD2AAC">
        <w:t xml:space="preserve">in the Proximity Tool </w:t>
      </w:r>
      <w:r w:rsidR="00DD2AAC" w:rsidRPr="00340EE2">
        <w:t xml:space="preserve">is described in Section </w:t>
      </w:r>
      <w:r w:rsidR="00DD2AAC">
        <w:t>3</w:t>
      </w:r>
      <w:r w:rsidR="00DD2AAC" w:rsidRPr="00340EE2">
        <w:t xml:space="preserve">. </w:t>
      </w:r>
      <w:r w:rsidR="00E31FA4" w:rsidRPr="00340EE2">
        <w:t xml:space="preserve">The algorithms used to compute the population of each demographic category surrounding </w:t>
      </w:r>
      <w:r w:rsidR="00E31FA4">
        <w:t>each</w:t>
      </w:r>
      <w:r w:rsidR="00E31FA4" w:rsidRPr="00340EE2">
        <w:t xml:space="preserve"> facility</w:t>
      </w:r>
      <w:r w:rsidR="00E31FA4">
        <w:t>/location</w:t>
      </w:r>
      <w:r w:rsidR="00E31FA4" w:rsidRPr="00340EE2">
        <w:t xml:space="preserve"> are presented in Section </w:t>
      </w:r>
      <w:r w:rsidR="00E31FA4">
        <w:t>4</w:t>
      </w:r>
      <w:r w:rsidR="00E31FA4" w:rsidRPr="00340EE2">
        <w:t>.</w:t>
      </w:r>
    </w:p>
    <w:p w14:paraId="3E9C34DA" w14:textId="7683FF90" w:rsidR="00BE6CE0" w:rsidRDefault="00001AA5" w:rsidP="00BE6CE0">
      <w:pPr>
        <w:pStyle w:val="Heading3"/>
      </w:pPr>
      <w:bookmarkStart w:id="36" w:name="_Toc181869513"/>
      <w:r>
        <w:t>Run Completion</w:t>
      </w:r>
      <w:bookmarkEnd w:id="36"/>
    </w:p>
    <w:p w14:paraId="22E46637" w14:textId="0DC14FBA" w:rsidR="0037618D" w:rsidRDefault="003853E1" w:rsidP="00D93C37">
      <w:pPr>
        <w:spacing w:after="0"/>
      </w:pPr>
      <w:r>
        <w:t xml:space="preserve">When the analysis is finished, a pop-up will note “Run complete. </w:t>
      </w:r>
      <w:commentRangeStart w:id="37"/>
      <w:commentRangeStart w:id="38"/>
      <w:r>
        <w:t>Check your output folder for results</w:t>
      </w:r>
      <w:commentRangeEnd w:id="37"/>
      <w:r w:rsidR="007C064D">
        <w:rPr>
          <w:rStyle w:val="CommentReference"/>
        </w:rPr>
        <w:commentReference w:id="37"/>
      </w:r>
      <w:commentRangeEnd w:id="38"/>
      <w:r w:rsidR="00831487">
        <w:rPr>
          <w:rStyle w:val="CommentReference"/>
        </w:rPr>
        <w:commentReference w:id="38"/>
      </w:r>
      <w:r>
        <w:t xml:space="preserve">.” </w:t>
      </w:r>
      <w:ins w:id="39" w:author="Jill Mozier" w:date="2024-11-06T21:28:00Z" w16du:dateUtc="2024-11-07T02:28:00Z">
        <w:r w:rsidR="005062C7" w:rsidRPr="005062C7">
          <w:t xml:space="preserve">During downloading of the </w:t>
        </w:r>
      </w:ins>
      <w:ins w:id="40" w:author="Jill Mozier" w:date="2024-11-07T10:54:00Z" w16du:dateUtc="2024-11-07T15:54:00Z">
        <w:r w:rsidR="008D0BDB">
          <w:t>P</w:t>
        </w:r>
      </w:ins>
      <w:ins w:id="41" w:author="Jill Mozier" w:date="2024-11-06T21:28:00Z" w16du:dateUtc="2024-11-07T02:28:00Z">
        <w:r w:rsidR="005062C7" w:rsidRPr="005062C7">
          <w:t xml:space="preserve">roximity </w:t>
        </w:r>
      </w:ins>
      <w:ins w:id="42" w:author="Jill Mozier" w:date="2024-11-07T10:54:00Z" w16du:dateUtc="2024-11-07T15:54:00Z">
        <w:r w:rsidR="008D0BDB">
          <w:t>T</w:t>
        </w:r>
      </w:ins>
      <w:ins w:id="43" w:author="Jill Mozier" w:date="2024-11-06T21:28:00Z" w16du:dateUtc="2024-11-07T02:28:00Z">
        <w:r w:rsidR="005062C7" w:rsidRPr="005062C7">
          <w:t>ool an output folder was automatically created in the tool directory. Check this output folder for the results</w:t>
        </w:r>
        <w:r w:rsidR="005062C7">
          <w:t>.</w:t>
        </w:r>
        <w:r w:rsidR="005062C7" w:rsidRPr="005062C7">
          <w:t xml:space="preserve"> </w:t>
        </w:r>
      </w:ins>
      <w:r w:rsidR="005C7A86">
        <w:t xml:space="preserve">The Proximity Tool </w:t>
      </w:r>
      <w:r w:rsidR="00AE240B">
        <w:t>will</w:t>
      </w:r>
      <w:r w:rsidR="002461C0">
        <w:t xml:space="preserve"> </w:t>
      </w:r>
      <w:r w:rsidR="002461C0">
        <w:lastRenderedPageBreak/>
        <w:t xml:space="preserve">output </w:t>
      </w:r>
      <w:r w:rsidR="005C7A86">
        <w:t>the</w:t>
      </w:r>
      <w:r w:rsidR="00194FF9" w:rsidRPr="00194FF9">
        <w:t xml:space="preserve"> demographic composition of the </w:t>
      </w:r>
      <w:r w:rsidR="0083032A">
        <w:t xml:space="preserve">population surrounding </w:t>
      </w:r>
      <w:r w:rsidR="0079012F">
        <w:t>each individual facility/location</w:t>
      </w:r>
      <w:r w:rsidR="00C42F26">
        <w:t xml:space="preserve"> </w:t>
      </w:r>
      <w:r w:rsidR="004F26A7">
        <w:t xml:space="preserve">within </w:t>
      </w:r>
      <w:r w:rsidR="00C42F26">
        <w:t>the</w:t>
      </w:r>
      <w:r w:rsidR="00E86C5E">
        <w:t xml:space="preserve"> user specified radius</w:t>
      </w:r>
      <w:r w:rsidR="00301264">
        <w:t xml:space="preserve">, including for the run group as a whole, </w:t>
      </w:r>
      <w:r w:rsidR="0079012F">
        <w:t xml:space="preserve">based on the </w:t>
      </w:r>
      <w:r w:rsidR="005529FD" w:rsidRPr="005529FD">
        <w:t xml:space="preserve">following </w:t>
      </w:r>
      <w:r w:rsidR="00804E92">
        <w:t>socio-economic</w:t>
      </w:r>
      <w:r w:rsidR="005529FD" w:rsidRPr="005529FD">
        <w:t xml:space="preserve"> groups:</w:t>
      </w:r>
    </w:p>
    <w:p w14:paraId="4450CBF0" w14:textId="77777777" w:rsidR="00D93C37" w:rsidRDefault="00D93C37" w:rsidP="00D93C37">
      <w:pPr>
        <w:spacing w:after="0"/>
      </w:pPr>
    </w:p>
    <w:p w14:paraId="1BC8AFD8" w14:textId="033A91DF" w:rsidR="00C8336B" w:rsidRDefault="00C8336B" w:rsidP="00B26D0E">
      <w:pPr>
        <w:pStyle w:val="ListParagraph"/>
        <w:numPr>
          <w:ilvl w:val="0"/>
          <w:numId w:val="6"/>
        </w:numPr>
        <w:ind w:left="720"/>
      </w:pPr>
      <w:r>
        <w:t>Total population</w:t>
      </w:r>
      <w:r w:rsidR="00532B66">
        <w:t>,</w:t>
      </w:r>
    </w:p>
    <w:p w14:paraId="7D0EB6ED" w14:textId="4AD2CFC3" w:rsidR="00C8336B" w:rsidRDefault="00C8336B" w:rsidP="00B26D0E">
      <w:pPr>
        <w:pStyle w:val="ListParagraph"/>
        <w:numPr>
          <w:ilvl w:val="0"/>
          <w:numId w:val="6"/>
        </w:numPr>
        <w:ind w:left="720"/>
      </w:pPr>
      <w:r>
        <w:t>White</w:t>
      </w:r>
      <w:r w:rsidR="00532B66">
        <w:t>,</w:t>
      </w:r>
    </w:p>
    <w:p w14:paraId="388C8A8C" w14:textId="0BCEF1BF" w:rsidR="00C8336B" w:rsidRDefault="00C8336B" w:rsidP="00B26D0E">
      <w:pPr>
        <w:pStyle w:val="ListParagraph"/>
        <w:numPr>
          <w:ilvl w:val="0"/>
          <w:numId w:val="6"/>
        </w:numPr>
        <w:ind w:left="720"/>
      </w:pPr>
      <w:r>
        <w:t>People of Color</w:t>
      </w:r>
      <w:r w:rsidR="00532B66">
        <w:t>,</w:t>
      </w:r>
    </w:p>
    <w:p w14:paraId="02ABFECB" w14:textId="7AEF8E7C" w:rsidR="00C8336B" w:rsidRDefault="00C8336B" w:rsidP="00B26D0E">
      <w:pPr>
        <w:pStyle w:val="ListParagraph"/>
        <w:numPr>
          <w:ilvl w:val="0"/>
          <w:numId w:val="6"/>
        </w:numPr>
        <w:ind w:left="720"/>
      </w:pPr>
      <w:r>
        <w:t>Black</w:t>
      </w:r>
      <w:r w:rsidR="00532B66">
        <w:t>,</w:t>
      </w:r>
    </w:p>
    <w:p w14:paraId="1B5A74BC" w14:textId="77D99C2B" w:rsidR="00C8336B" w:rsidRDefault="00E35365" w:rsidP="00B26D0E">
      <w:pPr>
        <w:pStyle w:val="ListParagraph"/>
        <w:numPr>
          <w:ilvl w:val="0"/>
          <w:numId w:val="6"/>
        </w:numPr>
        <w:ind w:left="720"/>
      </w:pPr>
      <w:r>
        <w:t>American Indian</w:t>
      </w:r>
      <w:r w:rsidR="00CB1CF0">
        <w:t xml:space="preserve"> and Alaskan Native</w:t>
      </w:r>
      <w:r w:rsidR="00532B66">
        <w:t>,</w:t>
      </w:r>
    </w:p>
    <w:p w14:paraId="078D2351" w14:textId="2809D071" w:rsidR="006151E1" w:rsidRDefault="006151E1" w:rsidP="00B26D0E">
      <w:pPr>
        <w:pStyle w:val="ListParagraph"/>
        <w:numPr>
          <w:ilvl w:val="0"/>
          <w:numId w:val="6"/>
        </w:numPr>
        <w:ind w:left="720"/>
      </w:pPr>
      <w:r>
        <w:t>Asian</w:t>
      </w:r>
      <w:r w:rsidR="00CC52EA">
        <w:t>,</w:t>
      </w:r>
    </w:p>
    <w:p w14:paraId="783D129C" w14:textId="799F9E42" w:rsidR="00C8336B" w:rsidRDefault="00C8336B" w:rsidP="00B26D0E">
      <w:pPr>
        <w:pStyle w:val="ListParagraph"/>
        <w:numPr>
          <w:ilvl w:val="0"/>
          <w:numId w:val="6"/>
        </w:numPr>
        <w:ind w:left="720"/>
      </w:pPr>
      <w:r>
        <w:t>Other races and multiracial</w:t>
      </w:r>
      <w:r w:rsidR="00532B66">
        <w:t>,</w:t>
      </w:r>
    </w:p>
    <w:p w14:paraId="59FFD1FF" w14:textId="0C58C4F3" w:rsidR="00C8336B" w:rsidRDefault="00C8336B" w:rsidP="00B26D0E">
      <w:pPr>
        <w:pStyle w:val="ListParagraph"/>
        <w:numPr>
          <w:ilvl w:val="0"/>
          <w:numId w:val="6"/>
        </w:numPr>
        <w:ind w:left="720"/>
      </w:pPr>
      <w:r>
        <w:t>Hispanic or Latino</w:t>
      </w:r>
      <w:r w:rsidR="00532B66">
        <w:t>,</w:t>
      </w:r>
    </w:p>
    <w:p w14:paraId="4628100F" w14:textId="3D6D2282" w:rsidR="00C8336B" w:rsidRDefault="00C8336B" w:rsidP="00B26D0E">
      <w:pPr>
        <w:pStyle w:val="ListParagraph"/>
        <w:numPr>
          <w:ilvl w:val="0"/>
          <w:numId w:val="6"/>
        </w:numPr>
        <w:ind w:left="720"/>
      </w:pPr>
      <w:r>
        <w:t>Children 17 years of age and under</w:t>
      </w:r>
      <w:r w:rsidR="00532B66">
        <w:t>,</w:t>
      </w:r>
    </w:p>
    <w:p w14:paraId="09FCE2EC" w14:textId="6DDCA958" w:rsidR="00C8336B" w:rsidRDefault="00C8336B" w:rsidP="00B26D0E">
      <w:pPr>
        <w:pStyle w:val="ListParagraph"/>
        <w:numPr>
          <w:ilvl w:val="0"/>
          <w:numId w:val="6"/>
        </w:numPr>
        <w:ind w:left="720"/>
      </w:pPr>
      <w:r>
        <w:t>Adults 18 to 64 years of age</w:t>
      </w:r>
      <w:r w:rsidR="00532B66">
        <w:t>,</w:t>
      </w:r>
    </w:p>
    <w:p w14:paraId="459A388C" w14:textId="17581AC5" w:rsidR="00C8336B" w:rsidRDefault="00C8336B" w:rsidP="00B26D0E">
      <w:pPr>
        <w:pStyle w:val="ListParagraph"/>
        <w:numPr>
          <w:ilvl w:val="0"/>
          <w:numId w:val="6"/>
        </w:numPr>
        <w:ind w:left="720"/>
      </w:pPr>
      <w:r>
        <w:t>Adults 65 years of age and over</w:t>
      </w:r>
      <w:r w:rsidR="00532B66">
        <w:t>,</w:t>
      </w:r>
    </w:p>
    <w:p w14:paraId="48783145" w14:textId="060B1636" w:rsidR="00C8336B" w:rsidRDefault="00C8336B" w:rsidP="00B26D0E">
      <w:pPr>
        <w:pStyle w:val="ListParagraph"/>
        <w:numPr>
          <w:ilvl w:val="0"/>
          <w:numId w:val="6"/>
        </w:numPr>
        <w:ind w:left="720"/>
      </w:pPr>
      <w:r>
        <w:t>People living below the poverty level</w:t>
      </w:r>
      <w:r w:rsidR="00532B66">
        <w:t>,</w:t>
      </w:r>
      <w:r>
        <w:t xml:space="preserve"> </w:t>
      </w:r>
    </w:p>
    <w:p w14:paraId="4606F8CF" w14:textId="5FD7CDB5" w:rsidR="00C8336B" w:rsidRDefault="00C8336B" w:rsidP="00B26D0E">
      <w:pPr>
        <w:pStyle w:val="ListParagraph"/>
        <w:numPr>
          <w:ilvl w:val="0"/>
          <w:numId w:val="6"/>
        </w:numPr>
        <w:ind w:left="720"/>
      </w:pPr>
      <w:r>
        <w:t>People living below twice the poverty level</w:t>
      </w:r>
      <w:r w:rsidR="00532B66">
        <w:t>,</w:t>
      </w:r>
      <w:r>
        <w:t xml:space="preserve"> </w:t>
      </w:r>
    </w:p>
    <w:p w14:paraId="148407C0" w14:textId="392B97A7" w:rsidR="00C8336B" w:rsidRDefault="00C8336B" w:rsidP="00B26D0E">
      <w:pPr>
        <w:pStyle w:val="ListParagraph"/>
        <w:numPr>
          <w:ilvl w:val="0"/>
          <w:numId w:val="6"/>
        </w:numPr>
        <w:ind w:left="720"/>
      </w:pPr>
      <w:r>
        <w:t>Adults 25 years of age and older without a high school diploma</w:t>
      </w:r>
      <w:r w:rsidR="00532B66">
        <w:t>,</w:t>
      </w:r>
      <w:r>
        <w:t xml:space="preserve"> </w:t>
      </w:r>
    </w:p>
    <w:p w14:paraId="3E5098F2" w14:textId="3E35C8B4" w:rsidR="006151E1" w:rsidRDefault="0004140A" w:rsidP="00B26D0E">
      <w:pPr>
        <w:pStyle w:val="ListParagraph"/>
        <w:numPr>
          <w:ilvl w:val="0"/>
          <w:numId w:val="6"/>
        </w:numPr>
        <w:ind w:left="720"/>
      </w:pPr>
      <w:r>
        <w:t>People living in limited English speaking households</w:t>
      </w:r>
      <w:r w:rsidR="006151E1">
        <w:t>, and</w:t>
      </w:r>
    </w:p>
    <w:p w14:paraId="2F66778B" w14:textId="0C85FF50" w:rsidR="0037618D" w:rsidRDefault="006151E1" w:rsidP="00B26D0E">
      <w:pPr>
        <w:pStyle w:val="ListParagraph"/>
        <w:numPr>
          <w:ilvl w:val="0"/>
          <w:numId w:val="6"/>
        </w:numPr>
        <w:ind w:left="720"/>
      </w:pPr>
      <w:r>
        <w:t>People living with one or more disabilities</w:t>
      </w:r>
      <w:r w:rsidR="00C8336B">
        <w:t>.</w:t>
      </w:r>
    </w:p>
    <w:p w14:paraId="4588AB02" w14:textId="5E2CA4CF" w:rsidR="008B2C64" w:rsidRDefault="00E31FA4" w:rsidP="00212EF4">
      <w:pPr>
        <w:pStyle w:val="NoIndent"/>
      </w:pPr>
      <w:r>
        <w:t xml:space="preserve">The Proximity Tool’s outputs also include nationwide demographics, which allow </w:t>
      </w:r>
      <w:r w:rsidRPr="00EF719C">
        <w:t xml:space="preserve">the </w:t>
      </w:r>
      <w:r w:rsidR="00743293">
        <w:t>individual facility/location and run group</w:t>
      </w:r>
      <w:r w:rsidRPr="00EF719C">
        <w:t xml:space="preserve"> demographics at </w:t>
      </w:r>
      <w:r>
        <w:t>the</w:t>
      </w:r>
      <w:r w:rsidRPr="00EF719C">
        <w:t xml:space="preserve"> user</w:t>
      </w:r>
      <w:r>
        <w:t xml:space="preserve"> </w:t>
      </w:r>
      <w:r w:rsidRPr="00EF719C">
        <w:t xml:space="preserve">specified radius to </w:t>
      </w:r>
      <w:r>
        <w:t xml:space="preserve">be compared to </w:t>
      </w:r>
      <w:r w:rsidRPr="00EF719C">
        <w:t>the demographic composition of the nationwide U.S. population</w:t>
      </w:r>
      <w:r w:rsidRPr="00AE164C">
        <w:t>.</w:t>
      </w:r>
      <w:r w:rsidR="00212EF4">
        <w:t xml:space="preserve"> </w:t>
      </w:r>
      <w:r w:rsidR="00340EE2" w:rsidRPr="00340EE2">
        <w:t xml:space="preserve">The </w:t>
      </w:r>
      <w:r w:rsidR="0011543B">
        <w:t>Proximity Tool outputs</w:t>
      </w:r>
      <w:r w:rsidR="00340EE2" w:rsidRPr="00340EE2">
        <w:t xml:space="preserve"> are </w:t>
      </w:r>
      <w:r w:rsidR="0011543B">
        <w:t>discussed</w:t>
      </w:r>
      <w:r w:rsidR="00340EE2" w:rsidRPr="00340EE2">
        <w:t xml:space="preserve"> in </w:t>
      </w:r>
      <w:r w:rsidR="00212EF4">
        <w:t xml:space="preserve">more detail in </w:t>
      </w:r>
      <w:r w:rsidR="00340EE2" w:rsidRPr="00340EE2">
        <w:t xml:space="preserve">Section </w:t>
      </w:r>
      <w:r w:rsidR="00B64AE9">
        <w:t>5</w:t>
      </w:r>
      <w:r w:rsidR="0092407A">
        <w:t>.</w:t>
      </w:r>
    </w:p>
    <w:p w14:paraId="355D82A9" w14:textId="77777777" w:rsidR="00D06456" w:rsidRDefault="00D06456">
      <w:pPr>
        <w:spacing w:after="160" w:line="259" w:lineRule="auto"/>
        <w:ind w:firstLine="0"/>
        <w:rPr>
          <w:rFonts w:eastAsiaTheme="majorEastAsia" w:cstheme="majorBidi"/>
          <w:b/>
          <w:color w:val="000000" w:themeColor="text1"/>
          <w:sz w:val="36"/>
          <w:szCs w:val="32"/>
        </w:rPr>
      </w:pPr>
      <w:r>
        <w:br w:type="page"/>
      </w:r>
    </w:p>
    <w:p w14:paraId="4D2D84C5" w14:textId="053DF7F1" w:rsidR="00000B6E" w:rsidRDefault="00A46433" w:rsidP="00A46433">
      <w:pPr>
        <w:pStyle w:val="Heading2"/>
      </w:pPr>
      <w:bookmarkStart w:id="44" w:name="_Toc181869514"/>
      <w:r>
        <w:lastRenderedPageBreak/>
        <w:t>Census Data</w:t>
      </w:r>
      <w:r w:rsidR="009346F5">
        <w:t xml:space="preserve"> Used by the Tool</w:t>
      </w:r>
      <w:bookmarkEnd w:id="44"/>
    </w:p>
    <w:p w14:paraId="114B5C4E" w14:textId="74FA9050" w:rsidR="0084524C" w:rsidRDefault="00887D4A">
      <w:r w:rsidRPr="00887D4A">
        <w:t>The total population within a specified radius around each facility</w:t>
      </w:r>
      <w:r w:rsidR="00FF7AE1">
        <w:t>/location of interest</w:t>
      </w:r>
      <w:r w:rsidRPr="00887D4A">
        <w:t xml:space="preserve"> is the sum of the population for every census block within that radius, based on each block’s population provided by the 2020 Decennial Census.</w:t>
      </w:r>
      <w:r w:rsidR="00E527C5">
        <w:rPr>
          <w:rStyle w:val="FootnoteReference"/>
        </w:rPr>
        <w:footnoteReference w:id="3"/>
      </w:r>
      <w:r w:rsidRPr="00887D4A">
        <w:t xml:space="preserve"> </w:t>
      </w:r>
      <w:r w:rsidR="00493FE1">
        <w:t xml:space="preserve">A census block is the smallest geographic area that the U.S. Census Bureau uses to collect and tabulate census data. </w:t>
      </w:r>
      <w:r w:rsidRPr="00887D4A">
        <w:t>For the demographic analysis, statistics on total population, race, ethnicity, age, low</w:t>
      </w:r>
      <w:r w:rsidR="00B03616">
        <w:t xml:space="preserve"> </w:t>
      </w:r>
      <w:r w:rsidRPr="00887D4A">
        <w:t>income (</w:t>
      </w:r>
      <w:r w:rsidR="006119AE">
        <w:t xml:space="preserve">relative to the </w:t>
      </w:r>
      <w:r w:rsidRPr="00887D4A">
        <w:t>poverty level</w:t>
      </w:r>
      <w:r w:rsidR="006119AE">
        <w:t>)</w:t>
      </w:r>
      <w:r w:rsidRPr="00887D4A">
        <w:t xml:space="preserve">, </w:t>
      </w:r>
      <w:r w:rsidR="00F161CA">
        <w:t xml:space="preserve">low </w:t>
      </w:r>
      <w:r w:rsidR="00F91A9C" w:rsidRPr="00F91A9C">
        <w:t>educational attainment (</w:t>
      </w:r>
      <w:r w:rsidR="00F74B2A">
        <w:t>adu</w:t>
      </w:r>
      <w:r w:rsidR="00232ABF">
        <w:t xml:space="preserve">lts </w:t>
      </w:r>
      <w:r w:rsidR="00F161CA">
        <w:t>without a</w:t>
      </w:r>
      <w:r w:rsidR="00F91A9C" w:rsidRPr="00F91A9C">
        <w:t xml:space="preserve"> high school </w:t>
      </w:r>
      <w:r w:rsidR="00431EB7">
        <w:t>diploma</w:t>
      </w:r>
      <w:r w:rsidR="00F91A9C" w:rsidRPr="00F91A9C">
        <w:t>)</w:t>
      </w:r>
      <w:r w:rsidRPr="00887D4A">
        <w:t xml:space="preserve">, </w:t>
      </w:r>
      <w:r w:rsidR="007E240B">
        <w:t>limited English speaking</w:t>
      </w:r>
      <w:r w:rsidR="00545285">
        <w:t>, and disabilities</w:t>
      </w:r>
      <w:r w:rsidR="007E240B">
        <w:t xml:space="preserve"> </w:t>
      </w:r>
      <w:r w:rsidRPr="00887D4A">
        <w:t xml:space="preserve">are obtained from the Census’ American Community Survey (ACS) 5-year averages for </w:t>
      </w:r>
      <w:r w:rsidR="00D5538B" w:rsidRPr="00887D4A">
        <w:t>201</w:t>
      </w:r>
      <w:r w:rsidR="00D5538B">
        <w:t>8</w:t>
      </w:r>
      <w:r w:rsidRPr="00887D4A">
        <w:t>-</w:t>
      </w:r>
      <w:r w:rsidR="00D5538B" w:rsidRPr="00887D4A">
        <w:t>202</w:t>
      </w:r>
      <w:r w:rsidR="00D5538B">
        <w:t>2</w:t>
      </w:r>
      <w:r w:rsidRPr="00887D4A">
        <w:t>.</w:t>
      </w:r>
      <w:r w:rsidR="004941D0">
        <w:rPr>
          <w:rStyle w:val="FootnoteReference"/>
        </w:rPr>
        <w:footnoteReference w:id="4"/>
      </w:r>
      <w:r w:rsidRPr="00887D4A">
        <w:t xml:space="preserve"> These </w:t>
      </w:r>
      <w:r w:rsidR="003654F4">
        <w:t xml:space="preserve">demographic </w:t>
      </w:r>
      <w:r w:rsidRPr="00887D4A">
        <w:t>data are provided at the block group level</w:t>
      </w:r>
      <w:r w:rsidR="006151E1">
        <w:t xml:space="preserve">, except for the disabilities data, which </w:t>
      </w:r>
      <w:r w:rsidR="0084524C">
        <w:t xml:space="preserve">are </w:t>
      </w:r>
      <w:r w:rsidR="006151E1">
        <w:t>provided at the tract level</w:t>
      </w:r>
      <w:r w:rsidRPr="00887D4A">
        <w:t xml:space="preserve">. </w:t>
      </w:r>
    </w:p>
    <w:p w14:paraId="374DBD32" w14:textId="56EF0F90" w:rsidR="005B5F3B" w:rsidRDefault="0001390C">
      <w:commentRangeStart w:id="45"/>
      <w:commentRangeStart w:id="46"/>
      <w:commentRangeStart w:id="47"/>
      <w:commentRangeStart w:id="48"/>
      <w:r>
        <w:t>For the 2020 Census</w:t>
      </w:r>
      <w:r w:rsidR="006274B6">
        <w:t>, t</w:t>
      </w:r>
      <w:r w:rsidR="00215F8D">
        <w:t xml:space="preserve">here </w:t>
      </w:r>
      <w:r w:rsidR="006274B6">
        <w:t>were</w:t>
      </w:r>
      <w:r w:rsidR="00215F8D">
        <w:t xml:space="preserve"> approximately </w:t>
      </w:r>
      <w:r w:rsidR="00C80DD2">
        <w:t xml:space="preserve">240,000 block groups </w:t>
      </w:r>
      <w:r w:rsidR="00FC6694">
        <w:t>and</w:t>
      </w:r>
      <w:r w:rsidR="00473BBB">
        <w:t xml:space="preserve"> 8</w:t>
      </w:r>
      <w:r w:rsidR="00813B0A">
        <w:t>5</w:t>
      </w:r>
      <w:r w:rsidR="00473BBB">
        <w:t xml:space="preserve">,000 census tracts </w:t>
      </w:r>
      <w:r w:rsidR="00C80DD2">
        <w:t>in the U.S.</w:t>
      </w:r>
      <w:r w:rsidR="00813B0A">
        <w:t xml:space="preserve"> and Puerto Rico.</w:t>
      </w:r>
      <w:r w:rsidR="00437CD4">
        <w:rPr>
          <w:rStyle w:val="FootnoteReference"/>
        </w:rPr>
        <w:footnoteReference w:id="5"/>
      </w:r>
      <w:r w:rsidR="00C80DD2">
        <w:t xml:space="preserve"> </w:t>
      </w:r>
      <w:r w:rsidR="00813679" w:rsidRPr="001F5E81">
        <w:t>A census tract typically contains about three block groups and is designed to average 4,000 people</w:t>
      </w:r>
      <w:r w:rsidR="00813679" w:rsidRPr="00102B8A">
        <w:t>.</w:t>
      </w:r>
      <w:r w:rsidR="00813679">
        <w:t xml:space="preserve"> </w:t>
      </w:r>
      <w:r w:rsidR="00EE0A97" w:rsidRPr="00102B8A">
        <w:t xml:space="preserve">A census block group contains about 30 populated </w:t>
      </w:r>
      <w:r w:rsidR="00EE0A97">
        <w:t xml:space="preserve">census </w:t>
      </w:r>
      <w:r w:rsidR="00EE0A97" w:rsidRPr="00102B8A">
        <w:t>blocks on average, with about 1,400 people in the block group.</w:t>
      </w:r>
      <w:r w:rsidR="00EE0A97">
        <w:t xml:space="preserve"> </w:t>
      </w:r>
      <w:ins w:id="49" w:author="Jill Mozier" w:date="2024-11-06T21:29:00Z" w16du:dateUtc="2024-11-07T02:29:00Z">
        <w:r w:rsidR="00F37280" w:rsidRPr="00F37280">
          <w:t>There are approximately 8.2 million census blocks in the 2020 Census and approximately 5.8 million of these are populated, with a block population of 5</w:t>
        </w:r>
        <w:r w:rsidR="006C4FA4">
          <w:t>8</w:t>
        </w:r>
        <w:r w:rsidR="00F37280" w:rsidRPr="00F37280">
          <w:t xml:space="preserve"> people on average </w:t>
        </w:r>
      </w:ins>
      <w:ins w:id="50" w:author="Jill Mozier" w:date="2024-11-06T21:42:00Z" w16du:dateUtc="2024-11-07T02:42:00Z">
        <w:r w:rsidR="00C636D0">
          <w:t>for</w:t>
        </w:r>
      </w:ins>
      <w:ins w:id="51" w:author="Jill Mozier" w:date="2024-11-06T21:29:00Z" w16du:dateUtc="2024-11-07T02:29:00Z">
        <w:r w:rsidR="00F37280" w:rsidRPr="00F37280">
          <w:t xml:space="preserve"> these populated blocks (or 4</w:t>
        </w:r>
        <w:r w:rsidR="006C4FA4">
          <w:t>1</w:t>
        </w:r>
        <w:r w:rsidR="00F37280" w:rsidRPr="00F37280">
          <w:t xml:space="preserve"> people on average </w:t>
        </w:r>
      </w:ins>
      <w:ins w:id="52" w:author="Jill Mozier" w:date="2024-11-06T21:31:00Z" w16du:dateUtc="2024-11-07T02:31:00Z">
        <w:r w:rsidR="00E50604">
          <w:t>for all census blocks</w:t>
        </w:r>
      </w:ins>
      <w:ins w:id="53" w:author="Jill Mozier" w:date="2024-11-06T21:29:00Z" w16du:dateUtc="2024-11-07T02:29:00Z">
        <w:r w:rsidR="00F37280" w:rsidRPr="00F37280">
          <w:t xml:space="preserve"> including </w:t>
        </w:r>
      </w:ins>
      <w:ins w:id="54" w:author="Jill Mozier" w:date="2024-11-06T21:31:00Z" w16du:dateUtc="2024-11-07T02:31:00Z">
        <w:r w:rsidR="00E50604">
          <w:t>those with</w:t>
        </w:r>
      </w:ins>
      <w:ins w:id="55" w:author="Jill Mozier" w:date="2024-11-06T21:29:00Z" w16du:dateUtc="2024-11-07T02:29:00Z">
        <w:r w:rsidR="00F37280" w:rsidRPr="00F37280">
          <w:t xml:space="preserve"> zero</w:t>
        </w:r>
      </w:ins>
      <w:ins w:id="56" w:author="Jill Mozier" w:date="2024-11-06T21:31:00Z" w16du:dateUtc="2024-11-07T02:31:00Z">
        <w:r w:rsidR="00E50604">
          <w:t xml:space="preserve"> </w:t>
        </w:r>
      </w:ins>
      <w:ins w:id="57" w:author="Jill Mozier" w:date="2024-11-06T21:29:00Z" w16du:dateUtc="2024-11-07T02:29:00Z">
        <w:r w:rsidR="00F37280" w:rsidRPr="00F37280">
          <w:t>population).</w:t>
        </w:r>
        <w:r w:rsidR="00F37280" w:rsidRPr="00F37280">
          <w:t xml:space="preserve"> </w:t>
        </w:r>
      </w:ins>
      <w:r w:rsidR="00D97459">
        <w:t xml:space="preserve">Note: </w:t>
      </w:r>
      <w:r w:rsidR="00FA2F20">
        <w:t xml:space="preserve">These statistics are merely averages, </w:t>
      </w:r>
      <w:r w:rsidR="00CD6DF1">
        <w:t>which can vary</w:t>
      </w:r>
      <w:r w:rsidR="00D97459">
        <w:t xml:space="preserve"> widely.</w:t>
      </w:r>
      <w:r w:rsidR="00887D4A" w:rsidRPr="00887D4A">
        <w:t xml:space="preserve"> </w:t>
      </w:r>
      <w:commentRangeEnd w:id="45"/>
      <w:r w:rsidR="00886298">
        <w:rPr>
          <w:rStyle w:val="CommentReference"/>
        </w:rPr>
        <w:commentReference w:id="45"/>
      </w:r>
      <w:commentRangeEnd w:id="46"/>
      <w:r w:rsidR="009A5F43">
        <w:rPr>
          <w:rStyle w:val="CommentReference"/>
        </w:rPr>
        <w:commentReference w:id="46"/>
      </w:r>
      <w:commentRangeEnd w:id="47"/>
      <w:r w:rsidR="005413B0">
        <w:rPr>
          <w:rStyle w:val="CommentReference"/>
        </w:rPr>
        <w:commentReference w:id="47"/>
      </w:r>
      <w:commentRangeEnd w:id="48"/>
      <w:r w:rsidR="00A02F8C">
        <w:rPr>
          <w:rStyle w:val="CommentReference"/>
        </w:rPr>
        <w:commentReference w:id="48"/>
      </w:r>
    </w:p>
    <w:p w14:paraId="2F3812FA" w14:textId="74CB5376" w:rsidR="00000B6E" w:rsidRDefault="00887D4A">
      <w:r w:rsidRPr="00467883">
        <w:rPr>
          <w:b/>
          <w:bCs/>
        </w:rPr>
        <w:t xml:space="preserve">Table </w:t>
      </w:r>
      <w:r w:rsidR="00703C51">
        <w:rPr>
          <w:b/>
          <w:bCs/>
        </w:rPr>
        <w:t>2</w:t>
      </w:r>
      <w:r w:rsidRPr="00887D4A">
        <w:t xml:space="preserve"> summarizes the census data used </w:t>
      </w:r>
      <w:r w:rsidR="00684BDF">
        <w:t>by the Proximity Tool</w:t>
      </w:r>
      <w:r w:rsidRPr="00887D4A">
        <w:t>, showing the source of each dataset and the level of geographic resolution.</w:t>
      </w:r>
      <w:r w:rsidR="00271837">
        <w:t xml:space="preserve"> </w:t>
      </w:r>
      <w:r w:rsidR="0096121F" w:rsidRPr="0096121F">
        <w:t xml:space="preserve">The statistics for race/ethnicity categories, age groups, poverty status, educational attainment, </w:t>
      </w:r>
      <w:r w:rsidR="00C2216E">
        <w:t>limited English speaking, and disabilities</w:t>
      </w:r>
      <w:r w:rsidR="0096121F" w:rsidRPr="0096121F">
        <w:t xml:space="preserve"> are consistent with the demographic statistics used in EPA’s EJS</w:t>
      </w:r>
      <w:r w:rsidR="00271837">
        <w:t>creen</w:t>
      </w:r>
      <w:r w:rsidR="0096121F" w:rsidRPr="0096121F">
        <w:t xml:space="preserve"> tool for Environmental Justice </w:t>
      </w:r>
      <w:r w:rsidR="00F46B0B">
        <w:t xml:space="preserve">screening </w:t>
      </w:r>
      <w:r w:rsidR="0096121F" w:rsidRPr="0096121F">
        <w:t>analys</w:t>
      </w:r>
      <w:r w:rsidR="009A1550">
        <w:t>es</w:t>
      </w:r>
      <w:r w:rsidR="0096121F" w:rsidRPr="0096121F">
        <w:t>.</w:t>
      </w:r>
      <w:r w:rsidR="004C48A0">
        <w:rPr>
          <w:rStyle w:val="FootnoteReference"/>
        </w:rPr>
        <w:footnoteReference w:id="6"/>
      </w:r>
      <w:r w:rsidR="0096121F" w:rsidRPr="0096121F">
        <w:t xml:space="preserve"> </w:t>
      </w:r>
      <w:r w:rsidR="00684BDF">
        <w:t>The Proximity Tool’s</w:t>
      </w:r>
      <w:r w:rsidR="0096121F" w:rsidRPr="0096121F">
        <w:t xml:space="preserve"> demographic statistics </w:t>
      </w:r>
      <w:r w:rsidR="00684BDF">
        <w:t xml:space="preserve">are derived </w:t>
      </w:r>
      <w:r w:rsidR="0096121F" w:rsidRPr="0096121F">
        <w:t>from the ACS, which is the source of data for EJS</w:t>
      </w:r>
      <w:r w:rsidR="009A1550">
        <w:t>creen</w:t>
      </w:r>
      <w:r w:rsidR="0096121F" w:rsidRPr="0096121F">
        <w:t>’s statistics.</w:t>
      </w:r>
    </w:p>
    <w:p w14:paraId="107FF50A" w14:textId="77777777" w:rsidR="00D06456" w:rsidRDefault="00D06456">
      <w:pPr>
        <w:spacing w:after="160" w:line="259" w:lineRule="auto"/>
        <w:ind w:firstLine="0"/>
        <w:rPr>
          <w:b/>
          <w:iCs/>
          <w:color w:val="000000" w:themeColor="text1"/>
          <w:szCs w:val="18"/>
        </w:rPr>
      </w:pPr>
      <w:r>
        <w:br w:type="page"/>
      </w:r>
    </w:p>
    <w:p w14:paraId="4C8B87FF" w14:textId="5F6A6A61" w:rsidR="00000B6E" w:rsidRDefault="00AA196F" w:rsidP="00095BA3">
      <w:pPr>
        <w:pStyle w:val="Caption"/>
      </w:pPr>
      <w:bookmarkStart w:id="58" w:name="_Toc181869528"/>
      <w:r>
        <w:lastRenderedPageBreak/>
        <w:t xml:space="preserve">Table </w:t>
      </w:r>
      <w:fldSimple w:instr=" SEQ Table \* ARABIC ">
        <w:r w:rsidR="00F51FE3">
          <w:rPr>
            <w:noProof/>
          </w:rPr>
          <w:t>2</w:t>
        </w:r>
      </w:fldSimple>
      <w:r>
        <w:t xml:space="preserve">. </w:t>
      </w:r>
      <w:r w:rsidR="000307BE">
        <w:t xml:space="preserve">Summary of Census Data </w:t>
      </w:r>
      <w:r w:rsidR="008D1835">
        <w:t>U</w:t>
      </w:r>
      <w:r w:rsidR="000307BE">
        <w:t xml:space="preserve">sed for </w:t>
      </w:r>
      <w:r w:rsidR="008D1835">
        <w:t>Different Demographic Groups</w:t>
      </w:r>
      <w:bookmarkEnd w:id="58"/>
    </w:p>
    <w:tbl>
      <w:tblPr>
        <w:tblStyle w:val="TableGrid"/>
        <w:tblW w:w="0" w:type="auto"/>
        <w:jc w:val="center"/>
        <w:tblLook w:val="04A0" w:firstRow="1" w:lastRow="0" w:firstColumn="1" w:lastColumn="0" w:noHBand="0" w:noVBand="1"/>
      </w:tblPr>
      <w:tblGrid>
        <w:gridCol w:w="3145"/>
        <w:gridCol w:w="4860"/>
        <w:gridCol w:w="1345"/>
      </w:tblGrid>
      <w:tr w:rsidR="008A7319" w14:paraId="3EE63C2B" w14:textId="77777777" w:rsidTr="00E06135">
        <w:trPr>
          <w:tblHeader/>
          <w:jc w:val="center"/>
        </w:trPr>
        <w:tc>
          <w:tcPr>
            <w:tcW w:w="3145" w:type="dxa"/>
            <w:shd w:val="clear" w:color="auto" w:fill="F2F2F2" w:themeFill="background1" w:themeFillShade="F2"/>
            <w:vAlign w:val="center"/>
          </w:tcPr>
          <w:p w14:paraId="52F3E8FE" w14:textId="13642316" w:rsidR="008A7319" w:rsidRPr="00706571" w:rsidRDefault="008A7319" w:rsidP="00CE073E">
            <w:pPr>
              <w:spacing w:before="60" w:after="60"/>
              <w:ind w:firstLine="0"/>
              <w:rPr>
                <w:b/>
                <w:bCs/>
                <w:sz w:val="22"/>
              </w:rPr>
            </w:pPr>
            <w:r w:rsidRPr="00706571">
              <w:rPr>
                <w:b/>
                <w:bCs/>
                <w:sz w:val="22"/>
              </w:rPr>
              <w:t>Type of population category</w:t>
            </w:r>
          </w:p>
        </w:tc>
        <w:tc>
          <w:tcPr>
            <w:tcW w:w="4860" w:type="dxa"/>
            <w:shd w:val="clear" w:color="auto" w:fill="F2F2F2" w:themeFill="background1" w:themeFillShade="F2"/>
            <w:vAlign w:val="center"/>
          </w:tcPr>
          <w:p w14:paraId="723E33E8" w14:textId="76CA9FA1" w:rsidR="008A7319" w:rsidRPr="00706571" w:rsidRDefault="008A7319" w:rsidP="00CE073E">
            <w:pPr>
              <w:spacing w:before="60" w:after="60"/>
              <w:ind w:firstLine="0"/>
              <w:rPr>
                <w:b/>
                <w:bCs/>
                <w:sz w:val="22"/>
              </w:rPr>
            </w:pPr>
            <w:r w:rsidRPr="00706571">
              <w:rPr>
                <w:b/>
                <w:bCs/>
                <w:sz w:val="22"/>
              </w:rPr>
              <w:t>Source of data</w:t>
            </w:r>
          </w:p>
        </w:tc>
        <w:tc>
          <w:tcPr>
            <w:tcW w:w="1345" w:type="dxa"/>
            <w:shd w:val="clear" w:color="auto" w:fill="F2F2F2" w:themeFill="background1" w:themeFillShade="F2"/>
            <w:vAlign w:val="center"/>
          </w:tcPr>
          <w:p w14:paraId="575A511A" w14:textId="12C93C15" w:rsidR="008A7319" w:rsidRPr="00706571" w:rsidRDefault="008A7319" w:rsidP="00CE073E">
            <w:pPr>
              <w:spacing w:before="60" w:after="60"/>
              <w:ind w:firstLine="0"/>
              <w:rPr>
                <w:b/>
                <w:bCs/>
                <w:sz w:val="22"/>
              </w:rPr>
            </w:pPr>
            <w:r w:rsidRPr="00706571">
              <w:rPr>
                <w:b/>
                <w:bCs/>
                <w:sz w:val="22"/>
              </w:rPr>
              <w:t>Level of geographic resolution</w:t>
            </w:r>
          </w:p>
        </w:tc>
      </w:tr>
      <w:tr w:rsidR="00FC5A3E" w14:paraId="18E22F86" w14:textId="77777777" w:rsidTr="00E06135">
        <w:trPr>
          <w:jc w:val="center"/>
        </w:trPr>
        <w:tc>
          <w:tcPr>
            <w:tcW w:w="3145" w:type="dxa"/>
          </w:tcPr>
          <w:p w14:paraId="219F22C7" w14:textId="46D9FF81" w:rsidR="00FC5A3E" w:rsidRPr="00706571" w:rsidRDefault="00FC5A3E" w:rsidP="00FC5A3E">
            <w:pPr>
              <w:spacing w:before="60" w:after="60"/>
              <w:ind w:firstLine="0"/>
              <w:rPr>
                <w:sz w:val="22"/>
              </w:rPr>
            </w:pPr>
            <w:r w:rsidRPr="00706571">
              <w:rPr>
                <w:sz w:val="22"/>
              </w:rPr>
              <w:t>Total population (sum of block centroid counts)</w:t>
            </w:r>
          </w:p>
        </w:tc>
        <w:tc>
          <w:tcPr>
            <w:tcW w:w="4860" w:type="dxa"/>
          </w:tcPr>
          <w:p w14:paraId="7105E802" w14:textId="06BEA965" w:rsidR="00FC5A3E" w:rsidRPr="00706571" w:rsidRDefault="00FC5A3E" w:rsidP="00FC5A3E">
            <w:pPr>
              <w:spacing w:before="60" w:after="60"/>
              <w:ind w:firstLine="0"/>
              <w:rPr>
                <w:sz w:val="22"/>
              </w:rPr>
            </w:pPr>
            <w:r w:rsidRPr="00706571">
              <w:rPr>
                <w:sz w:val="22"/>
              </w:rPr>
              <w:t>2020 Census, P.L. 94-171 Tables</w:t>
            </w:r>
            <w:r w:rsidRPr="00706571">
              <w:rPr>
                <w:sz w:val="22"/>
                <w:vertAlign w:val="superscript"/>
              </w:rPr>
              <w:t xml:space="preserve"> (a)</w:t>
            </w:r>
          </w:p>
        </w:tc>
        <w:tc>
          <w:tcPr>
            <w:tcW w:w="1345" w:type="dxa"/>
          </w:tcPr>
          <w:p w14:paraId="0AA28C04" w14:textId="38D8C742" w:rsidR="00FC5A3E" w:rsidRPr="00706571" w:rsidRDefault="00FC5A3E" w:rsidP="00FC5A3E">
            <w:pPr>
              <w:spacing w:before="60" w:after="60"/>
              <w:ind w:firstLine="0"/>
              <w:rPr>
                <w:sz w:val="22"/>
              </w:rPr>
            </w:pPr>
            <w:r w:rsidRPr="00706571">
              <w:rPr>
                <w:sz w:val="22"/>
              </w:rPr>
              <w:t>Census block</w:t>
            </w:r>
          </w:p>
        </w:tc>
      </w:tr>
      <w:tr w:rsidR="00FC5A3E" w14:paraId="1B79837A" w14:textId="77777777" w:rsidTr="00E06135">
        <w:trPr>
          <w:jc w:val="center"/>
        </w:trPr>
        <w:tc>
          <w:tcPr>
            <w:tcW w:w="3145" w:type="dxa"/>
          </w:tcPr>
          <w:p w14:paraId="3845F8C1" w14:textId="3FCED8EA" w:rsidR="00FC5A3E" w:rsidRPr="00706571" w:rsidRDefault="00FC5A3E" w:rsidP="00FC5A3E">
            <w:pPr>
              <w:spacing w:before="60" w:after="60"/>
              <w:ind w:firstLine="0"/>
              <w:rPr>
                <w:sz w:val="22"/>
              </w:rPr>
            </w:pPr>
            <w:r w:rsidRPr="00706571">
              <w:rPr>
                <w:sz w:val="22"/>
              </w:rPr>
              <w:t>Total population (sum of block group counts, used for demographic percentages)</w:t>
            </w:r>
          </w:p>
        </w:tc>
        <w:tc>
          <w:tcPr>
            <w:tcW w:w="4860" w:type="dxa"/>
          </w:tcPr>
          <w:p w14:paraId="6F64CC1E" w14:textId="40226557" w:rsidR="00FC5A3E" w:rsidRPr="00706571" w:rsidRDefault="000E1C57" w:rsidP="00FC5A3E">
            <w:pPr>
              <w:spacing w:before="60" w:after="60"/>
              <w:ind w:firstLine="0"/>
              <w:rPr>
                <w:sz w:val="22"/>
              </w:rPr>
            </w:pPr>
            <w:r w:rsidRPr="00706571">
              <w:rPr>
                <w:sz w:val="22"/>
              </w:rPr>
              <w:t>201</w:t>
            </w:r>
            <w:r>
              <w:rPr>
                <w:sz w:val="22"/>
              </w:rPr>
              <w:t>8</w:t>
            </w:r>
            <w:r w:rsidR="00FC5A3E" w:rsidRPr="00706571">
              <w:rPr>
                <w:sz w:val="22"/>
              </w:rPr>
              <w:t>-</w:t>
            </w:r>
            <w:r w:rsidRPr="00706571">
              <w:rPr>
                <w:sz w:val="22"/>
              </w:rPr>
              <w:t>202</w:t>
            </w:r>
            <w:r w:rsidR="00AF0826">
              <w:rPr>
                <w:sz w:val="22"/>
              </w:rPr>
              <w:t>2</w:t>
            </w:r>
            <w:r w:rsidRPr="00706571">
              <w:rPr>
                <w:sz w:val="22"/>
              </w:rPr>
              <w:t xml:space="preserve"> </w:t>
            </w:r>
            <w:r w:rsidR="00FC5A3E" w:rsidRPr="00706571">
              <w:rPr>
                <w:sz w:val="22"/>
              </w:rPr>
              <w:t>ACS</w:t>
            </w:r>
            <w:r w:rsidR="00FC5A3E" w:rsidRPr="00706571">
              <w:rPr>
                <w:sz w:val="22"/>
                <w:vertAlign w:val="superscript"/>
              </w:rPr>
              <w:t xml:space="preserve"> (b)</w:t>
            </w:r>
            <w:r w:rsidR="00FC5A3E" w:rsidRPr="00706571">
              <w:rPr>
                <w:sz w:val="22"/>
              </w:rPr>
              <w:t xml:space="preserve"> Table B03002 (e1)</w:t>
            </w:r>
          </w:p>
        </w:tc>
        <w:tc>
          <w:tcPr>
            <w:tcW w:w="1345" w:type="dxa"/>
          </w:tcPr>
          <w:p w14:paraId="08F78A19" w14:textId="6F610FA2" w:rsidR="00FC5A3E" w:rsidRPr="00706571" w:rsidRDefault="00FC5A3E" w:rsidP="00FC5A3E">
            <w:pPr>
              <w:spacing w:before="60" w:after="60"/>
              <w:ind w:firstLine="0"/>
              <w:rPr>
                <w:sz w:val="22"/>
              </w:rPr>
            </w:pPr>
            <w:r w:rsidRPr="00706571">
              <w:rPr>
                <w:sz w:val="22"/>
              </w:rPr>
              <w:t>Census block group</w:t>
            </w:r>
          </w:p>
        </w:tc>
      </w:tr>
      <w:tr w:rsidR="004C5063" w14:paraId="537C5050" w14:textId="77777777" w:rsidTr="00E06135">
        <w:trPr>
          <w:jc w:val="center"/>
        </w:trPr>
        <w:tc>
          <w:tcPr>
            <w:tcW w:w="3145" w:type="dxa"/>
          </w:tcPr>
          <w:p w14:paraId="1FB5A11C" w14:textId="7D64610C" w:rsidR="004C5063" w:rsidRPr="00706571" w:rsidRDefault="004C5063" w:rsidP="003E5904">
            <w:pPr>
              <w:spacing w:before="60" w:after="60"/>
              <w:ind w:firstLine="0"/>
              <w:rPr>
                <w:sz w:val="22"/>
              </w:rPr>
            </w:pPr>
            <w:r w:rsidRPr="00706571">
              <w:rPr>
                <w:sz w:val="22"/>
              </w:rPr>
              <w:t>Race/ethnicity categories (percentages):</w:t>
            </w:r>
          </w:p>
        </w:tc>
        <w:tc>
          <w:tcPr>
            <w:tcW w:w="4860" w:type="dxa"/>
          </w:tcPr>
          <w:p w14:paraId="211129F6" w14:textId="77777777" w:rsidR="00BB7C79" w:rsidRPr="00A50A9E" w:rsidRDefault="00BB7C79" w:rsidP="00BB7C79">
            <w:pPr>
              <w:spacing w:before="60" w:after="60"/>
              <w:ind w:firstLine="0"/>
              <w:rPr>
                <w:sz w:val="22"/>
              </w:rPr>
            </w:pPr>
            <w:r w:rsidRPr="00A50A9E">
              <w:rPr>
                <w:sz w:val="22"/>
              </w:rPr>
              <w:t>ACS Table B03002, Hispanic or Latino Origin by Race (Tiger table X03):</w:t>
            </w:r>
          </w:p>
          <w:p w14:paraId="2A837685" w14:textId="7EF4A704" w:rsidR="00BB7C79" w:rsidRPr="00A50A9E" w:rsidRDefault="00BB7C79" w:rsidP="0011422E">
            <w:pPr>
              <w:pStyle w:val="ListParagraph"/>
              <w:numPr>
                <w:ilvl w:val="0"/>
                <w:numId w:val="4"/>
              </w:numPr>
              <w:spacing w:before="60" w:after="60"/>
              <w:ind w:left="282" w:hanging="270"/>
              <w:rPr>
                <w:sz w:val="22"/>
              </w:rPr>
            </w:pPr>
            <w:r w:rsidRPr="00A50A9E">
              <w:rPr>
                <w:b/>
                <w:bCs/>
                <w:sz w:val="22"/>
              </w:rPr>
              <w:t>White (non-hispanic):</w:t>
            </w:r>
            <w:r w:rsidRPr="00A50A9E">
              <w:rPr>
                <w:sz w:val="22"/>
              </w:rPr>
              <w:t xml:space="preserve"> e3/e1</w:t>
            </w:r>
          </w:p>
          <w:p w14:paraId="49AE447C" w14:textId="1F928DD2" w:rsidR="00BB7C79" w:rsidRPr="00A50A9E" w:rsidRDefault="00BB7C79" w:rsidP="0011422E">
            <w:pPr>
              <w:pStyle w:val="ListParagraph"/>
              <w:numPr>
                <w:ilvl w:val="0"/>
                <w:numId w:val="4"/>
              </w:numPr>
              <w:spacing w:before="60" w:after="60"/>
              <w:ind w:left="282" w:hanging="270"/>
              <w:rPr>
                <w:sz w:val="22"/>
              </w:rPr>
            </w:pPr>
            <w:r w:rsidRPr="00A50A9E">
              <w:rPr>
                <w:b/>
                <w:bCs/>
                <w:sz w:val="22"/>
              </w:rPr>
              <w:t xml:space="preserve">People of Color (non-white </w:t>
            </w:r>
            <w:r w:rsidR="006B65A0" w:rsidRPr="00A50A9E">
              <w:rPr>
                <w:b/>
                <w:bCs/>
                <w:sz w:val="22"/>
              </w:rPr>
              <w:t>and</w:t>
            </w:r>
            <w:r w:rsidRPr="00A50A9E">
              <w:rPr>
                <w:b/>
                <w:bCs/>
                <w:sz w:val="22"/>
              </w:rPr>
              <w:t xml:space="preserve"> hispanic):</w:t>
            </w:r>
            <w:r w:rsidRPr="00A50A9E">
              <w:rPr>
                <w:sz w:val="22"/>
              </w:rPr>
              <w:t xml:space="preserve"> </w:t>
            </w:r>
            <w:r w:rsidR="0011422E" w:rsidRPr="00A50A9E">
              <w:rPr>
                <w:sz w:val="22"/>
              </w:rPr>
              <w:br/>
            </w:r>
            <w:r w:rsidRPr="00A50A9E">
              <w:rPr>
                <w:sz w:val="22"/>
              </w:rPr>
              <w:t>(e1-e3)/e1</w:t>
            </w:r>
          </w:p>
          <w:p w14:paraId="3D861AA5" w14:textId="5ED6E0A7" w:rsidR="00BB7C79" w:rsidRPr="00A50A9E" w:rsidRDefault="00E35365" w:rsidP="0011422E">
            <w:pPr>
              <w:pStyle w:val="ListParagraph"/>
              <w:numPr>
                <w:ilvl w:val="0"/>
                <w:numId w:val="4"/>
              </w:numPr>
              <w:spacing w:before="60" w:after="60"/>
              <w:ind w:left="282" w:hanging="270"/>
              <w:rPr>
                <w:sz w:val="22"/>
              </w:rPr>
            </w:pPr>
            <w:r w:rsidRPr="00A50A9E">
              <w:rPr>
                <w:b/>
                <w:bCs/>
                <w:sz w:val="22"/>
              </w:rPr>
              <w:t>Black</w:t>
            </w:r>
            <w:r w:rsidR="00BB7C79" w:rsidRPr="00A50A9E">
              <w:rPr>
                <w:b/>
                <w:bCs/>
                <w:sz w:val="22"/>
              </w:rPr>
              <w:t xml:space="preserve"> (non-hispanic):</w:t>
            </w:r>
            <w:r w:rsidR="00BB7C79" w:rsidRPr="00A50A9E">
              <w:rPr>
                <w:sz w:val="22"/>
              </w:rPr>
              <w:t xml:space="preserve"> e4/e1</w:t>
            </w:r>
          </w:p>
          <w:p w14:paraId="5CB8FE5C" w14:textId="2B714CBE" w:rsidR="00BB7C79" w:rsidRPr="00A50A9E" w:rsidRDefault="00E35365" w:rsidP="0011422E">
            <w:pPr>
              <w:pStyle w:val="ListParagraph"/>
              <w:numPr>
                <w:ilvl w:val="0"/>
                <w:numId w:val="4"/>
              </w:numPr>
              <w:spacing w:before="60" w:after="60"/>
              <w:ind w:left="282" w:hanging="270"/>
              <w:rPr>
                <w:sz w:val="22"/>
              </w:rPr>
            </w:pPr>
            <w:r w:rsidRPr="00A50A9E">
              <w:rPr>
                <w:b/>
                <w:bCs/>
                <w:sz w:val="22"/>
              </w:rPr>
              <w:t>American Indian</w:t>
            </w:r>
            <w:r w:rsidR="00E27BF1" w:rsidRPr="00A50A9E">
              <w:rPr>
                <w:b/>
                <w:bCs/>
                <w:sz w:val="22"/>
              </w:rPr>
              <w:t xml:space="preserve"> and Alaskan Native</w:t>
            </w:r>
            <w:r w:rsidR="00BB7C79" w:rsidRPr="00A50A9E">
              <w:rPr>
                <w:b/>
                <w:bCs/>
                <w:sz w:val="22"/>
              </w:rPr>
              <w:t xml:space="preserve"> (non-hispanic):</w:t>
            </w:r>
            <w:r w:rsidR="00BB7C79" w:rsidRPr="00A50A9E">
              <w:rPr>
                <w:sz w:val="22"/>
              </w:rPr>
              <w:t xml:space="preserve"> e5/e1</w:t>
            </w:r>
          </w:p>
          <w:p w14:paraId="39814254" w14:textId="20E8086F" w:rsidR="007B0494" w:rsidRPr="00A50A9E" w:rsidRDefault="007B0494" w:rsidP="0011422E">
            <w:pPr>
              <w:pStyle w:val="ListParagraph"/>
              <w:numPr>
                <w:ilvl w:val="0"/>
                <w:numId w:val="4"/>
              </w:numPr>
              <w:spacing w:before="60" w:after="60"/>
              <w:ind w:left="282" w:hanging="270"/>
              <w:rPr>
                <w:sz w:val="22"/>
              </w:rPr>
            </w:pPr>
            <w:r w:rsidRPr="00A50A9E">
              <w:rPr>
                <w:b/>
                <w:bCs/>
                <w:sz w:val="22"/>
              </w:rPr>
              <w:t>Asian:</w:t>
            </w:r>
            <w:r w:rsidR="002D3187" w:rsidRPr="00A50A9E">
              <w:rPr>
                <w:sz w:val="22"/>
              </w:rPr>
              <w:t xml:space="preserve"> e6/e1</w:t>
            </w:r>
          </w:p>
          <w:p w14:paraId="40030822" w14:textId="749A19E5" w:rsidR="00BB7C79" w:rsidRPr="00A50A9E" w:rsidRDefault="00BB7C79" w:rsidP="0011422E">
            <w:pPr>
              <w:pStyle w:val="ListParagraph"/>
              <w:numPr>
                <w:ilvl w:val="0"/>
                <w:numId w:val="4"/>
              </w:numPr>
              <w:spacing w:before="60" w:after="60"/>
              <w:ind w:left="282" w:hanging="270"/>
              <w:rPr>
                <w:sz w:val="22"/>
              </w:rPr>
            </w:pPr>
            <w:r w:rsidRPr="00A50A9E">
              <w:rPr>
                <w:b/>
                <w:bCs/>
                <w:sz w:val="22"/>
              </w:rPr>
              <w:t xml:space="preserve">Other </w:t>
            </w:r>
            <w:r w:rsidR="0024142A" w:rsidRPr="00A50A9E">
              <w:rPr>
                <w:b/>
                <w:bCs/>
                <w:sz w:val="22"/>
              </w:rPr>
              <w:t>and Multiracial</w:t>
            </w:r>
            <w:r w:rsidRPr="00A50A9E">
              <w:rPr>
                <w:b/>
                <w:bCs/>
                <w:sz w:val="22"/>
              </w:rPr>
              <w:t xml:space="preserve"> (non-hispanic):</w:t>
            </w:r>
            <w:r w:rsidRPr="00A50A9E">
              <w:rPr>
                <w:sz w:val="22"/>
              </w:rPr>
              <w:t xml:space="preserve"> </w:t>
            </w:r>
            <w:commentRangeStart w:id="59"/>
            <w:commentRangeStart w:id="60"/>
            <w:commentRangeStart w:id="61"/>
            <w:commentRangeStart w:id="62"/>
            <w:r w:rsidRPr="00A50A9E">
              <w:rPr>
                <w:sz w:val="22"/>
              </w:rPr>
              <w:t>(e7+e8+e9)/e1</w:t>
            </w:r>
            <w:commentRangeEnd w:id="59"/>
            <w:r w:rsidR="006116D1">
              <w:rPr>
                <w:rStyle w:val="CommentReference"/>
              </w:rPr>
              <w:commentReference w:id="59"/>
            </w:r>
            <w:commentRangeEnd w:id="60"/>
            <w:r w:rsidR="007D7233">
              <w:rPr>
                <w:rStyle w:val="CommentReference"/>
              </w:rPr>
              <w:commentReference w:id="60"/>
            </w:r>
            <w:commentRangeEnd w:id="61"/>
            <w:r w:rsidR="00157BD9">
              <w:rPr>
                <w:rStyle w:val="CommentReference"/>
              </w:rPr>
              <w:commentReference w:id="61"/>
            </w:r>
            <w:commentRangeEnd w:id="62"/>
            <w:r w:rsidR="00CB3C18">
              <w:rPr>
                <w:rStyle w:val="CommentReference"/>
              </w:rPr>
              <w:commentReference w:id="62"/>
            </w:r>
          </w:p>
          <w:p w14:paraId="15F27515" w14:textId="2DB10E82" w:rsidR="004C5063" w:rsidRPr="00A50A9E" w:rsidRDefault="00BB7C79" w:rsidP="0011422E">
            <w:pPr>
              <w:pStyle w:val="ListParagraph"/>
              <w:numPr>
                <w:ilvl w:val="0"/>
                <w:numId w:val="4"/>
              </w:numPr>
              <w:spacing w:before="60" w:after="60"/>
              <w:ind w:left="282" w:hanging="270"/>
              <w:rPr>
                <w:sz w:val="22"/>
              </w:rPr>
            </w:pPr>
            <w:r w:rsidRPr="00A50A9E">
              <w:rPr>
                <w:b/>
                <w:bCs/>
                <w:sz w:val="22"/>
              </w:rPr>
              <w:t>Hispanic (all races):</w:t>
            </w:r>
            <w:r w:rsidRPr="00A50A9E">
              <w:rPr>
                <w:sz w:val="22"/>
              </w:rPr>
              <w:t xml:space="preserve"> e12/e1</w:t>
            </w:r>
          </w:p>
        </w:tc>
        <w:tc>
          <w:tcPr>
            <w:tcW w:w="1345" w:type="dxa"/>
          </w:tcPr>
          <w:p w14:paraId="11826C2A" w14:textId="16B373E9" w:rsidR="004C5063" w:rsidRPr="00706571" w:rsidRDefault="009A6B5F" w:rsidP="003E5904">
            <w:pPr>
              <w:spacing w:before="60" w:after="60"/>
              <w:ind w:firstLine="0"/>
              <w:rPr>
                <w:sz w:val="22"/>
              </w:rPr>
            </w:pPr>
            <w:r w:rsidRPr="00706571">
              <w:rPr>
                <w:sz w:val="22"/>
              </w:rPr>
              <w:t>Census block group</w:t>
            </w:r>
          </w:p>
        </w:tc>
      </w:tr>
      <w:tr w:rsidR="00EC6C38" w14:paraId="0ED43075" w14:textId="77777777" w:rsidTr="00E06135">
        <w:trPr>
          <w:jc w:val="center"/>
        </w:trPr>
        <w:tc>
          <w:tcPr>
            <w:tcW w:w="3145" w:type="dxa"/>
          </w:tcPr>
          <w:p w14:paraId="6321EAB9" w14:textId="48290B18" w:rsidR="00EC6C38" w:rsidRPr="00706571" w:rsidRDefault="00EC6C38" w:rsidP="003E5904">
            <w:pPr>
              <w:spacing w:before="60" w:after="60"/>
              <w:ind w:firstLine="0"/>
              <w:rPr>
                <w:sz w:val="22"/>
              </w:rPr>
            </w:pPr>
            <w:r w:rsidRPr="00706571">
              <w:rPr>
                <w:sz w:val="22"/>
              </w:rPr>
              <w:t>Age groups</w:t>
            </w:r>
          </w:p>
        </w:tc>
        <w:tc>
          <w:tcPr>
            <w:tcW w:w="4860" w:type="dxa"/>
          </w:tcPr>
          <w:p w14:paraId="273696FF" w14:textId="123AA0D7" w:rsidR="00EC6C38" w:rsidRPr="00A50A9E" w:rsidRDefault="00854C39" w:rsidP="003E5904">
            <w:pPr>
              <w:spacing w:before="60" w:after="60"/>
              <w:ind w:firstLine="0"/>
              <w:rPr>
                <w:sz w:val="22"/>
              </w:rPr>
            </w:pPr>
            <w:r w:rsidRPr="00A50A9E">
              <w:rPr>
                <w:sz w:val="22"/>
              </w:rPr>
              <w:t>ACS Table B01001, Sex by Age (Tiger table X01)</w:t>
            </w:r>
          </w:p>
        </w:tc>
        <w:tc>
          <w:tcPr>
            <w:tcW w:w="1345" w:type="dxa"/>
          </w:tcPr>
          <w:p w14:paraId="744B7BAA" w14:textId="3F9444E6" w:rsidR="00EC6C38" w:rsidRPr="00706571" w:rsidRDefault="00E14C1B" w:rsidP="003E5904">
            <w:pPr>
              <w:spacing w:before="60" w:after="60"/>
              <w:ind w:firstLine="0"/>
              <w:rPr>
                <w:sz w:val="22"/>
              </w:rPr>
            </w:pPr>
            <w:r w:rsidRPr="00706571">
              <w:rPr>
                <w:sz w:val="22"/>
              </w:rPr>
              <w:t>Census block group</w:t>
            </w:r>
          </w:p>
        </w:tc>
      </w:tr>
      <w:tr w:rsidR="00E12A09" w14:paraId="5BEAEA60" w14:textId="77777777" w:rsidTr="00E06135">
        <w:trPr>
          <w:jc w:val="center"/>
        </w:trPr>
        <w:tc>
          <w:tcPr>
            <w:tcW w:w="3145" w:type="dxa"/>
          </w:tcPr>
          <w:p w14:paraId="7D53AA2E" w14:textId="699B7D8B" w:rsidR="00E12A09" w:rsidRPr="00706571" w:rsidRDefault="00E12A09" w:rsidP="00E12A09">
            <w:pPr>
              <w:spacing w:before="60" w:after="60"/>
              <w:ind w:firstLine="0"/>
              <w:rPr>
                <w:sz w:val="22"/>
              </w:rPr>
            </w:pPr>
            <w:r w:rsidRPr="00706571">
              <w:rPr>
                <w:sz w:val="22"/>
              </w:rPr>
              <w:t>Individuals living in households earning below the poverty level (percentage of individuals)</w:t>
            </w:r>
          </w:p>
        </w:tc>
        <w:tc>
          <w:tcPr>
            <w:tcW w:w="4860" w:type="dxa"/>
          </w:tcPr>
          <w:p w14:paraId="0DB490F6" w14:textId="6AC4C51F" w:rsidR="00E12A09" w:rsidRPr="00A50A9E" w:rsidRDefault="00E12A09" w:rsidP="00E12A09">
            <w:pPr>
              <w:spacing w:before="60" w:after="60"/>
              <w:ind w:firstLine="0"/>
              <w:rPr>
                <w:sz w:val="22"/>
              </w:rPr>
            </w:pPr>
            <w:r w:rsidRPr="00A50A9E">
              <w:rPr>
                <w:sz w:val="22"/>
              </w:rPr>
              <w:t>ACS Table C17002, Ratio of Income to Poverty Level (Tiger table X17): (e2+e3)/e1</w:t>
            </w:r>
          </w:p>
        </w:tc>
        <w:tc>
          <w:tcPr>
            <w:tcW w:w="1345" w:type="dxa"/>
          </w:tcPr>
          <w:p w14:paraId="6329F6B8" w14:textId="084D5494" w:rsidR="00E12A09" w:rsidRPr="00706571" w:rsidRDefault="00E12A09" w:rsidP="00E12A09">
            <w:pPr>
              <w:spacing w:before="60" w:after="60"/>
              <w:ind w:firstLine="0"/>
              <w:rPr>
                <w:sz w:val="22"/>
              </w:rPr>
            </w:pPr>
            <w:r w:rsidRPr="00706571">
              <w:rPr>
                <w:sz w:val="22"/>
              </w:rPr>
              <w:t>Census block group</w:t>
            </w:r>
          </w:p>
        </w:tc>
      </w:tr>
      <w:tr w:rsidR="00E12A09" w14:paraId="2BB40DA8" w14:textId="77777777" w:rsidTr="00E06135">
        <w:trPr>
          <w:jc w:val="center"/>
        </w:trPr>
        <w:tc>
          <w:tcPr>
            <w:tcW w:w="3145" w:type="dxa"/>
          </w:tcPr>
          <w:p w14:paraId="5E2E568A" w14:textId="430A6FBA" w:rsidR="00E12A09" w:rsidRPr="00706571" w:rsidRDefault="00E12A09" w:rsidP="00E12A09">
            <w:pPr>
              <w:spacing w:before="60" w:after="60"/>
              <w:ind w:firstLine="0"/>
              <w:rPr>
                <w:sz w:val="22"/>
              </w:rPr>
            </w:pPr>
            <w:r w:rsidRPr="00706571">
              <w:rPr>
                <w:sz w:val="22"/>
              </w:rPr>
              <w:t>Individuals living in households earning below twice the poverty level (percentage of individuals)</w:t>
            </w:r>
          </w:p>
        </w:tc>
        <w:tc>
          <w:tcPr>
            <w:tcW w:w="4860" w:type="dxa"/>
          </w:tcPr>
          <w:p w14:paraId="32BADB07" w14:textId="28C70327" w:rsidR="00E12A09" w:rsidRPr="00A50A9E" w:rsidRDefault="00E12A09" w:rsidP="00E12A09">
            <w:pPr>
              <w:spacing w:before="60" w:after="60"/>
              <w:ind w:firstLine="0"/>
              <w:rPr>
                <w:sz w:val="22"/>
              </w:rPr>
            </w:pPr>
            <w:r w:rsidRPr="00A50A9E">
              <w:rPr>
                <w:sz w:val="22"/>
              </w:rPr>
              <w:t>ACS Table C17002, Ratio of Income to Poverty Level (Tiger table X17): (e1-e8)/e1</w:t>
            </w:r>
          </w:p>
        </w:tc>
        <w:tc>
          <w:tcPr>
            <w:tcW w:w="1345" w:type="dxa"/>
          </w:tcPr>
          <w:p w14:paraId="45716ECA" w14:textId="19B26638" w:rsidR="00E12A09" w:rsidRPr="00706571" w:rsidRDefault="00E12A09" w:rsidP="00E12A09">
            <w:pPr>
              <w:spacing w:before="60" w:after="60"/>
              <w:ind w:firstLine="0"/>
              <w:rPr>
                <w:sz w:val="22"/>
              </w:rPr>
            </w:pPr>
            <w:r w:rsidRPr="00706571">
              <w:rPr>
                <w:sz w:val="22"/>
              </w:rPr>
              <w:t>Census block group</w:t>
            </w:r>
          </w:p>
        </w:tc>
      </w:tr>
      <w:tr w:rsidR="00E12A09" w14:paraId="410E98F7" w14:textId="77777777" w:rsidTr="00E06135">
        <w:trPr>
          <w:jc w:val="center"/>
        </w:trPr>
        <w:tc>
          <w:tcPr>
            <w:tcW w:w="3145" w:type="dxa"/>
          </w:tcPr>
          <w:p w14:paraId="357CAA71" w14:textId="72D1D952" w:rsidR="00E12A09" w:rsidRPr="00706571" w:rsidRDefault="00E06135" w:rsidP="00E12A09">
            <w:pPr>
              <w:spacing w:before="60" w:after="60"/>
              <w:ind w:firstLine="0"/>
              <w:rPr>
                <w:sz w:val="22"/>
              </w:rPr>
            </w:pPr>
            <w:r>
              <w:rPr>
                <w:sz w:val="22"/>
              </w:rPr>
              <w:t>A</w:t>
            </w:r>
            <w:r w:rsidR="00E12A09" w:rsidRPr="00706571">
              <w:rPr>
                <w:sz w:val="22"/>
              </w:rPr>
              <w:t>dults 25 years and older without a high school diploma</w:t>
            </w:r>
          </w:p>
        </w:tc>
        <w:tc>
          <w:tcPr>
            <w:tcW w:w="4860" w:type="dxa"/>
          </w:tcPr>
          <w:p w14:paraId="0AA384AD" w14:textId="75D0BF0A" w:rsidR="00E12A09" w:rsidRPr="00A50A9E" w:rsidRDefault="00E12A09" w:rsidP="00E12A09">
            <w:pPr>
              <w:spacing w:before="60" w:after="60"/>
              <w:ind w:firstLine="0"/>
              <w:rPr>
                <w:sz w:val="22"/>
              </w:rPr>
            </w:pPr>
            <w:r w:rsidRPr="00A50A9E">
              <w:rPr>
                <w:sz w:val="22"/>
              </w:rPr>
              <w:t xml:space="preserve">ACS Table B15002, Sex by Educational Attainment (Tiger table X15) </w:t>
            </w:r>
          </w:p>
        </w:tc>
        <w:tc>
          <w:tcPr>
            <w:tcW w:w="1345" w:type="dxa"/>
          </w:tcPr>
          <w:p w14:paraId="3E25893C" w14:textId="6C082B83" w:rsidR="00E12A09" w:rsidRPr="00706571" w:rsidRDefault="00E12A09" w:rsidP="00E12A09">
            <w:pPr>
              <w:spacing w:before="60" w:after="60"/>
              <w:ind w:firstLine="0"/>
              <w:rPr>
                <w:sz w:val="22"/>
              </w:rPr>
            </w:pPr>
            <w:r w:rsidRPr="00706571">
              <w:rPr>
                <w:sz w:val="22"/>
              </w:rPr>
              <w:t>Census block group</w:t>
            </w:r>
          </w:p>
        </w:tc>
      </w:tr>
      <w:tr w:rsidR="00E12A09" w14:paraId="075E8BB2" w14:textId="77777777" w:rsidTr="00E06135">
        <w:trPr>
          <w:jc w:val="center"/>
        </w:trPr>
        <w:tc>
          <w:tcPr>
            <w:tcW w:w="3145" w:type="dxa"/>
          </w:tcPr>
          <w:p w14:paraId="680F1139" w14:textId="6FE363D2" w:rsidR="00E12A09" w:rsidRPr="00706571" w:rsidRDefault="00E12A09" w:rsidP="00E12A09">
            <w:pPr>
              <w:spacing w:before="60" w:after="60"/>
              <w:ind w:firstLine="0"/>
              <w:rPr>
                <w:sz w:val="22"/>
              </w:rPr>
            </w:pPr>
            <w:r w:rsidRPr="00706571">
              <w:rPr>
                <w:sz w:val="22"/>
              </w:rPr>
              <w:t xml:space="preserve">Individuals living in </w:t>
            </w:r>
            <w:r w:rsidR="009E29FB">
              <w:rPr>
                <w:sz w:val="22"/>
              </w:rPr>
              <w:t>limited English-speaking</w:t>
            </w:r>
            <w:r w:rsidRPr="00706571">
              <w:rPr>
                <w:sz w:val="22"/>
              </w:rPr>
              <w:t xml:space="preserve"> households (percentage of households)</w:t>
            </w:r>
          </w:p>
        </w:tc>
        <w:tc>
          <w:tcPr>
            <w:tcW w:w="4860" w:type="dxa"/>
          </w:tcPr>
          <w:p w14:paraId="25149B37" w14:textId="643DD499" w:rsidR="00E12A09" w:rsidRPr="00A50A9E" w:rsidRDefault="00E12A09" w:rsidP="00E12A09">
            <w:pPr>
              <w:spacing w:before="60" w:after="60"/>
              <w:ind w:firstLine="0"/>
              <w:rPr>
                <w:sz w:val="22"/>
              </w:rPr>
            </w:pPr>
            <w:r w:rsidRPr="00A50A9E">
              <w:rPr>
                <w:sz w:val="22"/>
              </w:rPr>
              <w:t>ACS Table C16002, Household Language by Household (Tiger table X16): (e4+e7+e10+e13)/e1</w:t>
            </w:r>
          </w:p>
        </w:tc>
        <w:tc>
          <w:tcPr>
            <w:tcW w:w="1345" w:type="dxa"/>
          </w:tcPr>
          <w:p w14:paraId="229348DA" w14:textId="107A3123" w:rsidR="00E12A09" w:rsidRPr="00706571" w:rsidRDefault="00E12A09" w:rsidP="00E12A09">
            <w:pPr>
              <w:spacing w:before="60" w:after="60"/>
              <w:ind w:firstLine="0"/>
              <w:rPr>
                <w:sz w:val="22"/>
              </w:rPr>
            </w:pPr>
            <w:r w:rsidRPr="00706571">
              <w:rPr>
                <w:sz w:val="22"/>
              </w:rPr>
              <w:t>Census block group</w:t>
            </w:r>
          </w:p>
        </w:tc>
      </w:tr>
      <w:tr w:rsidR="006A23DD" w14:paraId="6952ED1F" w14:textId="77777777" w:rsidTr="00E06135">
        <w:trPr>
          <w:jc w:val="center"/>
        </w:trPr>
        <w:tc>
          <w:tcPr>
            <w:tcW w:w="3145" w:type="dxa"/>
          </w:tcPr>
          <w:p w14:paraId="201C47B6" w14:textId="68782EB4" w:rsidR="006A23DD" w:rsidRPr="00706571" w:rsidRDefault="003E5A3B" w:rsidP="00E12A09">
            <w:pPr>
              <w:spacing w:before="60" w:after="60"/>
              <w:ind w:firstLine="0"/>
              <w:rPr>
                <w:sz w:val="22"/>
              </w:rPr>
            </w:pPr>
            <w:r>
              <w:rPr>
                <w:sz w:val="22"/>
              </w:rPr>
              <w:t>Individuals</w:t>
            </w:r>
            <w:r w:rsidR="006A23DD">
              <w:rPr>
                <w:sz w:val="22"/>
              </w:rPr>
              <w:t xml:space="preserve"> with one or more disabilities</w:t>
            </w:r>
          </w:p>
        </w:tc>
        <w:tc>
          <w:tcPr>
            <w:tcW w:w="4860" w:type="dxa"/>
          </w:tcPr>
          <w:p w14:paraId="77F7D1C7" w14:textId="22B1846D" w:rsidR="006A23DD" w:rsidRPr="00706571" w:rsidRDefault="0080124F" w:rsidP="00E06135">
            <w:pPr>
              <w:spacing w:before="60" w:after="60"/>
              <w:ind w:firstLine="0"/>
              <w:rPr>
                <w:sz w:val="22"/>
              </w:rPr>
            </w:pPr>
            <w:r w:rsidRPr="00E06135">
              <w:rPr>
                <w:sz w:val="22"/>
              </w:rPr>
              <w:t>ACS Table B99181, Allocation of Disability Items for the Civilian Noninstitutionalized Population</w:t>
            </w:r>
            <w:r w:rsidR="00E06135" w:rsidRPr="00E06135">
              <w:rPr>
                <w:sz w:val="22"/>
              </w:rPr>
              <w:t xml:space="preserve">: </w:t>
            </w:r>
            <w:r w:rsidRPr="00E06135">
              <w:rPr>
                <w:sz w:val="22"/>
              </w:rPr>
              <w:t>e2/e1</w:t>
            </w:r>
          </w:p>
        </w:tc>
        <w:tc>
          <w:tcPr>
            <w:tcW w:w="1345" w:type="dxa"/>
          </w:tcPr>
          <w:p w14:paraId="7937B620" w14:textId="61C92AEC" w:rsidR="006A23DD" w:rsidRPr="00706571" w:rsidRDefault="000551A8" w:rsidP="00E12A09">
            <w:pPr>
              <w:spacing w:before="60" w:after="60"/>
              <w:ind w:firstLine="0"/>
              <w:rPr>
                <w:sz w:val="22"/>
              </w:rPr>
            </w:pPr>
            <w:r>
              <w:rPr>
                <w:sz w:val="22"/>
              </w:rPr>
              <w:t>Census tract</w:t>
            </w:r>
          </w:p>
        </w:tc>
      </w:tr>
    </w:tbl>
    <w:p w14:paraId="6B15B9AB" w14:textId="31A830F9" w:rsidR="00635AA8" w:rsidRDefault="00635AA8" w:rsidP="000165A6">
      <w:pPr>
        <w:pStyle w:val="TableFigureNote"/>
        <w:spacing w:after="0"/>
      </w:pPr>
      <w:r>
        <w:t xml:space="preserve">(a) </w:t>
      </w:r>
      <w:r>
        <w:tab/>
        <w:t xml:space="preserve">U.S. Census Bureau, 2022. USA Census 2020 Redistricting Blocks. ArcGIS feature layer from Esri containing block level 2020 Decennial Census data as reported by the U.S. Census Bureau with attributes from the 2020 Public Law 94-171 (P.L. 94-171) tables. Available at </w:t>
      </w:r>
      <w:hyperlink r:id="rId18" w:history="1">
        <w:r w:rsidR="00DC5276" w:rsidRPr="0061653F">
          <w:rPr>
            <w:rStyle w:val="Hyperlink"/>
          </w:rPr>
          <w:t>https://www.arcgis.com/home/item.html?id=b3642e91b49548f5af772394b0537681</w:t>
        </w:r>
      </w:hyperlink>
      <w:r>
        <w:t xml:space="preserve">. January 25, 2022. Also refer to </w:t>
      </w:r>
      <w:hyperlink r:id="rId19" w:anchor="P2" w:history="1">
        <w:r w:rsidR="00DC5276" w:rsidRPr="0061653F">
          <w:rPr>
            <w:rStyle w:val="Hyperlink"/>
          </w:rPr>
          <w:t>https://www.census.gov/programs-surveys/decennial-census/about/rdo/summary-files.html#P2</w:t>
        </w:r>
      </w:hyperlink>
      <w:r>
        <w:t>.</w:t>
      </w:r>
    </w:p>
    <w:p w14:paraId="67C24341" w14:textId="7894E974" w:rsidR="00000B6E" w:rsidRDefault="00635AA8" w:rsidP="000165A6">
      <w:pPr>
        <w:pStyle w:val="TableFigureNote"/>
      </w:pPr>
      <w:r>
        <w:t xml:space="preserve">(b) </w:t>
      </w:r>
      <w:r>
        <w:tab/>
        <w:t xml:space="preserve">U.S. Census Bureau, </w:t>
      </w:r>
      <w:r w:rsidR="000551A8">
        <w:t>2023</w:t>
      </w:r>
      <w:r>
        <w:t xml:space="preserve">. </w:t>
      </w:r>
      <w:r w:rsidR="000551A8">
        <w:t xml:space="preserve">2022 </w:t>
      </w:r>
      <w:r>
        <w:t xml:space="preserve">American Community Survey. </w:t>
      </w:r>
      <w:r w:rsidR="000551A8">
        <w:t>2018</w:t>
      </w:r>
      <w:r>
        <w:t>-</w:t>
      </w:r>
      <w:r w:rsidR="000551A8">
        <w:t xml:space="preserve">2022 </w:t>
      </w:r>
      <w:r>
        <w:t xml:space="preserve">ACS </w:t>
      </w:r>
      <w:r w:rsidR="000551A8">
        <w:t>Five</w:t>
      </w:r>
      <w:r>
        <w:t xml:space="preserve">-year </w:t>
      </w:r>
      <w:r w:rsidR="00691462" w:rsidRPr="00691462">
        <w:t xml:space="preserve">Estimates in ACS Summary File Table-Based Format: </w:t>
      </w:r>
      <w:hyperlink r:id="rId20" w:history="1">
        <w:r w:rsidR="00691462" w:rsidRPr="002F3022">
          <w:rPr>
            <w:rStyle w:val="Hyperlink"/>
          </w:rPr>
          <w:t>https://www.census.gov/programs-surveys/acs/data/summary-file.html</w:t>
        </w:r>
      </w:hyperlink>
      <w:r w:rsidR="00691462" w:rsidRPr="00691462">
        <w:t>.</w:t>
      </w:r>
      <w:r w:rsidR="00691462">
        <w:t xml:space="preserve"> </w:t>
      </w:r>
      <w:r w:rsidR="00691462" w:rsidRPr="00691462">
        <w:t xml:space="preserve">Downloaded from: </w:t>
      </w:r>
      <w:hyperlink r:id="rId21" w:history="1">
        <w:r w:rsidR="00406903" w:rsidRPr="002F3022">
          <w:rPr>
            <w:rStyle w:val="Hyperlink"/>
          </w:rPr>
          <w:t>https://www2.census.gov/programs-surveys/acs/summary_file/2022/table-based-SF/data/5YRData/</w:t>
        </w:r>
      </w:hyperlink>
      <w:r w:rsidR="00691462" w:rsidRPr="00691462">
        <w:t>.</w:t>
      </w:r>
      <w:r w:rsidR="00406903">
        <w:t xml:space="preserve"> </w:t>
      </w:r>
      <w:r w:rsidR="00691462" w:rsidRPr="00691462">
        <w:t>U.S. Census Bureau data release December 2023</w:t>
      </w:r>
      <w:r>
        <w:t xml:space="preserve">. Also refer to </w:t>
      </w:r>
      <w:hyperlink r:id="rId22" w:history="1">
        <w:r w:rsidR="00920BE0" w:rsidRPr="0061653F">
          <w:rPr>
            <w:rStyle w:val="Hyperlink"/>
          </w:rPr>
          <w:t>https://www.census.gov/programs-surveys/acs/about.html</w:t>
        </w:r>
      </w:hyperlink>
      <w:r>
        <w:t>.</w:t>
      </w:r>
    </w:p>
    <w:p w14:paraId="2F8F0939" w14:textId="02537A81" w:rsidR="00000B6E" w:rsidRDefault="005A6A22" w:rsidP="005A6A22">
      <w:pPr>
        <w:pStyle w:val="Heading2"/>
      </w:pPr>
      <w:bookmarkStart w:id="63" w:name="_Toc181869515"/>
      <w:r>
        <w:lastRenderedPageBreak/>
        <w:t>C</w:t>
      </w:r>
      <w:r w:rsidR="0020077E">
        <w:t>omputation</w:t>
      </w:r>
      <w:r w:rsidR="006F38CE">
        <w:t>s</w:t>
      </w:r>
      <w:r w:rsidR="00EE1A3C">
        <w:t xml:space="preserve"> Performed by the Tool</w:t>
      </w:r>
      <w:bookmarkEnd w:id="63"/>
    </w:p>
    <w:p w14:paraId="5BF01846" w14:textId="165EEE8C" w:rsidR="00160CF2" w:rsidRDefault="008A1BD4" w:rsidP="007526FA">
      <w:pPr>
        <w:keepLines/>
      </w:pPr>
      <w:r>
        <w:t>During the run, t</w:t>
      </w:r>
      <w:r w:rsidRPr="00AE164C">
        <w:t>he Proximity Tool (1) identif</w:t>
      </w:r>
      <w:r>
        <w:t>ies</w:t>
      </w:r>
      <w:r w:rsidRPr="00AE164C">
        <w:t xml:space="preserve"> all census blocks with centroids</w:t>
      </w:r>
      <w:r>
        <w:rPr>
          <w:rStyle w:val="FootnoteReference"/>
        </w:rPr>
        <w:footnoteReference w:id="7"/>
      </w:r>
      <w:r w:rsidRPr="00AE164C">
        <w:t xml:space="preserve"> located within </w:t>
      </w:r>
      <w:r>
        <w:t>the user specified radius</w:t>
      </w:r>
      <w:r w:rsidRPr="00AE164C">
        <w:t xml:space="preserve"> </w:t>
      </w:r>
      <w:r>
        <w:t xml:space="preserve">(circular area) </w:t>
      </w:r>
      <w:r w:rsidRPr="00AE164C">
        <w:t>of the latitude/longitude location of each facility</w:t>
      </w:r>
      <w:r>
        <w:t>/point-of-interest</w:t>
      </w:r>
      <w:r w:rsidRPr="00AE164C">
        <w:t>, and then (2) link</w:t>
      </w:r>
      <w:r>
        <w:t>s</w:t>
      </w:r>
      <w:r w:rsidRPr="00AE164C">
        <w:t xml:space="preserve"> each block with census-based demographic data. It should be noted that, if the centroid of a census block is located within the </w:t>
      </w:r>
      <w:r>
        <w:t>analyzed</w:t>
      </w:r>
      <w:r w:rsidRPr="00AE164C">
        <w:t xml:space="preserve"> radius, the entire population of that census block is counted as within the radius.</w:t>
      </w:r>
      <w:ins w:id="64" w:author="Jill Mozier" w:date="2024-11-06T21:44:00Z" w16du:dateUtc="2024-11-07T02:44:00Z">
        <w:r w:rsidR="00EB3600">
          <w:t xml:space="preserve"> </w:t>
        </w:r>
        <w:r w:rsidR="00B54DB2">
          <w:t>L</w:t>
        </w:r>
        <w:r w:rsidR="00EB3600" w:rsidRPr="00EB3600">
          <w:t>ikewise, if the census block centroid is located outside of the analyzed radius, the entire population of that census block is not included in the analysis</w:t>
        </w:r>
      </w:ins>
      <w:ins w:id="65" w:author="Jill Mozier" w:date="2024-11-06T21:45:00Z" w16du:dateUtc="2024-11-07T02:45:00Z">
        <w:r w:rsidR="00B54DB2">
          <w:t>, even if a portion of the census block area falls within the analyzed radius</w:t>
        </w:r>
      </w:ins>
      <w:ins w:id="66" w:author="Jill Mozier" w:date="2024-11-06T21:44:00Z" w16du:dateUtc="2024-11-07T02:44:00Z">
        <w:r w:rsidR="00EB3600" w:rsidRPr="00EB3600">
          <w:t>.</w:t>
        </w:r>
      </w:ins>
      <w:r w:rsidRPr="00AE164C">
        <w:t xml:space="preserve"> </w:t>
      </w:r>
      <w:commentRangeStart w:id="67"/>
      <w:commentRangeStart w:id="68"/>
      <w:r w:rsidRPr="00BB3023">
        <w:t>In</w:t>
      </w:r>
      <w:commentRangeEnd w:id="67"/>
      <w:r w:rsidR="005B2D6C">
        <w:rPr>
          <w:rStyle w:val="CommentReference"/>
        </w:rPr>
        <w:commentReference w:id="67"/>
      </w:r>
      <w:commentRangeEnd w:id="68"/>
      <w:r w:rsidR="007D7233">
        <w:rPr>
          <w:rStyle w:val="CommentReference"/>
        </w:rPr>
        <w:commentReference w:id="68"/>
      </w:r>
      <w:r w:rsidRPr="00BB3023">
        <w:t xml:space="preserve"> addition to facility/location-specific demographics, the Proximity Tool also computes the demographic composition of the populations within the analyzed radius for all facilities/locations grouped as a whole (e.g., source category-wide). </w:t>
      </w:r>
      <w:r w:rsidR="00E21A55" w:rsidRPr="00BB3023">
        <w:t xml:space="preserve">For the run group </w:t>
      </w:r>
      <w:r w:rsidR="00BB3023" w:rsidRPr="00BB3023">
        <w:t>computations, t</w:t>
      </w:r>
      <w:r w:rsidRPr="00BB3023">
        <w:t xml:space="preserve">he Proximity Tool accounts for neighboring facilities/locations with overlapping study areas and ensures populations in common are counted only once in the demographic </w:t>
      </w:r>
      <w:commentRangeStart w:id="69"/>
      <w:commentRangeStart w:id="70"/>
      <w:commentRangeStart w:id="71"/>
      <w:commentRangeStart w:id="72"/>
      <w:r w:rsidRPr="00BB3023">
        <w:t>analysis</w:t>
      </w:r>
      <w:commentRangeEnd w:id="69"/>
      <w:r w:rsidR="00A32750">
        <w:rPr>
          <w:rStyle w:val="CommentReference"/>
        </w:rPr>
        <w:commentReference w:id="69"/>
      </w:r>
      <w:commentRangeEnd w:id="70"/>
      <w:r w:rsidR="007D7233">
        <w:rPr>
          <w:rStyle w:val="CommentReference"/>
        </w:rPr>
        <w:commentReference w:id="70"/>
      </w:r>
      <w:commentRangeEnd w:id="71"/>
      <w:r w:rsidR="00157BD9">
        <w:rPr>
          <w:rStyle w:val="CommentReference"/>
        </w:rPr>
        <w:commentReference w:id="71"/>
      </w:r>
      <w:commentRangeEnd w:id="72"/>
      <w:r w:rsidR="007A62B9">
        <w:rPr>
          <w:rStyle w:val="CommentReference"/>
        </w:rPr>
        <w:commentReference w:id="72"/>
      </w:r>
      <w:r w:rsidRPr="00BB3023">
        <w:t>.</w:t>
      </w:r>
      <w:ins w:id="73" w:author="Jill Mozier" w:date="2024-11-06T21:46:00Z" w16du:dateUtc="2024-11-07T02:46:00Z">
        <w:r w:rsidR="008E4597" w:rsidRPr="008E4597">
          <w:t xml:space="preserve"> </w:t>
        </w:r>
        <w:r w:rsidR="008E4597" w:rsidRPr="008E4597">
          <w:t>It should</w:t>
        </w:r>
        <w:r w:rsidR="00FD15C7">
          <w:t xml:space="preserve"> the</w:t>
        </w:r>
      </w:ins>
      <w:ins w:id="74" w:author="Jill Mozier" w:date="2024-11-06T21:47:00Z" w16du:dateUtc="2024-11-07T02:47:00Z">
        <w:r w:rsidR="00FD15C7">
          <w:t>refore</w:t>
        </w:r>
      </w:ins>
      <w:ins w:id="75" w:author="Jill Mozier" w:date="2024-11-06T21:46:00Z" w16du:dateUtc="2024-11-07T02:46:00Z">
        <w:r w:rsidR="008E4597" w:rsidRPr="008E4597">
          <w:t xml:space="preserve"> be noted</w:t>
        </w:r>
      </w:ins>
      <w:ins w:id="76" w:author="Jill Mozier" w:date="2024-11-06T21:47:00Z" w16du:dateUtc="2024-11-07T02:47:00Z">
        <w:r w:rsidR="00520EBA">
          <w:t xml:space="preserve"> that</w:t>
        </w:r>
        <w:r w:rsidR="00FD15C7">
          <w:t>, if there are overlapping populations,</w:t>
        </w:r>
      </w:ins>
      <w:ins w:id="77" w:author="Jill Mozier" w:date="2024-11-06T21:46:00Z" w16du:dateUtc="2024-11-07T02:46:00Z">
        <w:r w:rsidR="008E4597" w:rsidRPr="008E4597">
          <w:t xml:space="preserve"> the sum of the facility specific </w:t>
        </w:r>
      </w:ins>
      <w:ins w:id="78" w:author="Jill Mozier" w:date="2024-11-06T21:47:00Z" w16du:dateUtc="2024-11-07T02:47:00Z">
        <w:r w:rsidR="00FD15C7">
          <w:t>populations</w:t>
        </w:r>
      </w:ins>
      <w:ins w:id="79" w:author="Jill Mozier" w:date="2024-11-06T21:46:00Z" w16du:dateUtc="2024-11-07T02:46:00Z">
        <w:r w:rsidR="008E4597" w:rsidRPr="008E4597">
          <w:t xml:space="preserve"> will be greater than the run group total because the run group total removes the duplicate populations</w:t>
        </w:r>
      </w:ins>
      <w:ins w:id="80" w:author="Jill Mozier" w:date="2024-11-06T21:47:00Z" w16du:dateUtc="2024-11-07T02:47:00Z">
        <w:r w:rsidR="00520EBA">
          <w:t>.</w:t>
        </w:r>
      </w:ins>
    </w:p>
    <w:p w14:paraId="34F44D80" w14:textId="2DF64635" w:rsidR="003D5472" w:rsidRPr="00DB6A2F" w:rsidRDefault="003D5472" w:rsidP="007526FA">
      <w:pPr>
        <w:keepLines/>
      </w:pPr>
      <w:r w:rsidRPr="00DB6A2F">
        <w:t>The Proximity Tool uses the census block</w:t>
      </w:r>
      <w:r w:rsidR="003D0B2A" w:rsidRPr="00DB6A2F">
        <w:t>,</w:t>
      </w:r>
      <w:r w:rsidRPr="00DB6A2F">
        <w:t xml:space="preserve"> census block group</w:t>
      </w:r>
      <w:r w:rsidR="003D0B2A" w:rsidRPr="00DB6A2F">
        <w:t>, and tract</w:t>
      </w:r>
      <w:r w:rsidRPr="00DB6A2F">
        <w:t xml:space="preserve"> identification codes to link each block to the appropriate ACS block group </w:t>
      </w:r>
      <w:r w:rsidR="00AB3DA9" w:rsidRPr="00DB6A2F">
        <w:t xml:space="preserve">demographic statistics, </w:t>
      </w:r>
      <w:r w:rsidR="00B52003" w:rsidRPr="00DB6A2F">
        <w:t xml:space="preserve">or (in the case of people with one or more disabilities) tract </w:t>
      </w:r>
      <w:r w:rsidRPr="00DB6A2F">
        <w:t xml:space="preserve">demographic statistics. This allows </w:t>
      </w:r>
      <w:r w:rsidR="000A38F4">
        <w:t>estimation of</w:t>
      </w:r>
      <w:r w:rsidRPr="00DB6A2F">
        <w:t xml:space="preserve"> the number of people in different demographic categories for each census block in a specified radius around each facility</w:t>
      </w:r>
      <w:r w:rsidR="00AB32FE">
        <w:t>/location</w:t>
      </w:r>
      <w:r w:rsidRPr="00DB6A2F">
        <w:t xml:space="preserve">. As noted in Section </w:t>
      </w:r>
      <w:r w:rsidR="00AB32FE">
        <w:t>3</w:t>
      </w:r>
      <w:r w:rsidRPr="00DB6A2F">
        <w:t xml:space="preserve">, demographic data is available at the census block group </w:t>
      </w:r>
      <w:r w:rsidR="00926702" w:rsidRPr="00DB6A2F">
        <w:t xml:space="preserve">and tract </w:t>
      </w:r>
      <w:r w:rsidRPr="00DB6A2F">
        <w:t xml:space="preserve">level. To estimate more detailed block level demographic percentages, the demographic characteristics of a given block group </w:t>
      </w:r>
      <w:r w:rsidR="00607650" w:rsidRPr="00DB6A2F">
        <w:t xml:space="preserve">or tract </w:t>
      </w:r>
      <w:r w:rsidRPr="00DB6A2F">
        <w:t xml:space="preserve">– that is, the </w:t>
      </w:r>
      <w:r w:rsidR="00E816E3">
        <w:t xml:space="preserve">block group </w:t>
      </w:r>
      <w:r w:rsidRPr="00DB6A2F">
        <w:t xml:space="preserve">percentage of people </w:t>
      </w:r>
      <w:r w:rsidR="000544A5">
        <w:t>of</w:t>
      </w:r>
      <w:r w:rsidRPr="00DB6A2F">
        <w:t xml:space="preserve"> different races/ethnicities, the </w:t>
      </w:r>
      <w:r w:rsidR="00E816E3">
        <w:t xml:space="preserve">block group </w:t>
      </w:r>
      <w:r w:rsidRPr="00DB6A2F">
        <w:t xml:space="preserve">percentage in different age groups, the </w:t>
      </w:r>
      <w:r w:rsidR="00484A14">
        <w:t xml:space="preserve">block group </w:t>
      </w:r>
      <w:r w:rsidRPr="00DB6A2F">
        <w:t>percentage</w:t>
      </w:r>
      <w:r w:rsidR="00365584">
        <w:t xml:space="preserve"> in</w:t>
      </w:r>
      <w:r w:rsidRPr="00DB6A2F">
        <w:t xml:space="preserve"> low</w:t>
      </w:r>
      <w:r w:rsidR="00B03616" w:rsidRPr="00DB6A2F">
        <w:t xml:space="preserve"> </w:t>
      </w:r>
      <w:r w:rsidRPr="00DB6A2F">
        <w:t>income</w:t>
      </w:r>
      <w:r w:rsidR="002B58D6">
        <w:t xml:space="preserve"> categories</w:t>
      </w:r>
      <w:r w:rsidRPr="00DB6A2F">
        <w:t xml:space="preserve"> (below the poverty level and below twice the poverty level), the </w:t>
      </w:r>
      <w:r w:rsidR="00484A14">
        <w:t xml:space="preserve">block group </w:t>
      </w:r>
      <w:r w:rsidRPr="00DB6A2F">
        <w:t xml:space="preserve">percentage </w:t>
      </w:r>
      <w:r w:rsidR="00D406C9" w:rsidRPr="00DB6A2F">
        <w:t xml:space="preserve">of adults </w:t>
      </w:r>
      <w:r w:rsidRPr="00DB6A2F">
        <w:t xml:space="preserve">without a high school diploma, the </w:t>
      </w:r>
      <w:r w:rsidR="00484A14">
        <w:t xml:space="preserve">block group </w:t>
      </w:r>
      <w:r w:rsidRPr="00DB6A2F">
        <w:t xml:space="preserve">percentage that are </w:t>
      </w:r>
      <w:r w:rsidR="00607650" w:rsidRPr="00DB6A2F">
        <w:t>living i</w:t>
      </w:r>
      <w:r w:rsidR="00D93E52" w:rsidRPr="00DB6A2F">
        <w:t>n limited English speaking households</w:t>
      </w:r>
      <w:r w:rsidR="00607650" w:rsidRPr="00DB6A2F">
        <w:t xml:space="preserve">, and the </w:t>
      </w:r>
      <w:r w:rsidR="00484A14">
        <w:t xml:space="preserve">tract </w:t>
      </w:r>
      <w:r w:rsidR="00607650" w:rsidRPr="00DB6A2F">
        <w:t xml:space="preserve">percentage with </w:t>
      </w:r>
      <w:r w:rsidR="003D0B2A" w:rsidRPr="00DB6A2F">
        <w:t xml:space="preserve">one </w:t>
      </w:r>
      <w:r w:rsidR="00607650" w:rsidRPr="00DB6A2F">
        <w:t>or more disabilities</w:t>
      </w:r>
      <w:r w:rsidR="00D93E52" w:rsidRPr="00DB6A2F">
        <w:t xml:space="preserve"> </w:t>
      </w:r>
      <w:r w:rsidRPr="00DB6A2F">
        <w:t>– are presumed to also describe each census block located within that block group</w:t>
      </w:r>
      <w:r w:rsidR="00607650" w:rsidRPr="00DB6A2F">
        <w:t xml:space="preserve"> or </w:t>
      </w:r>
      <w:r w:rsidR="003D0B2A" w:rsidRPr="00DB6A2F">
        <w:t>tract</w:t>
      </w:r>
      <w:r w:rsidRPr="00DB6A2F">
        <w:t>.</w:t>
      </w:r>
    </w:p>
    <w:p w14:paraId="1B4DF1D5" w14:textId="3D4D2C61" w:rsidR="003D5472" w:rsidRPr="00DB6A2F" w:rsidRDefault="003D5472" w:rsidP="003D5472">
      <w:r w:rsidRPr="00DB6A2F">
        <w:t xml:space="preserve">For comparison, the nationwide demographic percentages are computed from the Census’ ACS 5-year averages for </w:t>
      </w:r>
      <w:r w:rsidR="00CD51F4" w:rsidRPr="00DB6A2F">
        <w:t>2018</w:t>
      </w:r>
      <w:r w:rsidRPr="00DB6A2F">
        <w:t>-</w:t>
      </w:r>
      <w:r w:rsidR="00CD51F4" w:rsidRPr="00DB6A2F">
        <w:t xml:space="preserve">2022 </w:t>
      </w:r>
      <w:r w:rsidRPr="00DB6A2F">
        <w:t>(“</w:t>
      </w:r>
      <w:r w:rsidR="00CD51F4" w:rsidRPr="00DB6A2F">
        <w:t xml:space="preserve">2022 </w:t>
      </w:r>
      <w:r w:rsidRPr="00DB6A2F">
        <w:t xml:space="preserve">ACS”). The denominator for these </w:t>
      </w:r>
      <w:r w:rsidR="00967258">
        <w:t xml:space="preserve">nationwide </w:t>
      </w:r>
      <w:r w:rsidRPr="00DB6A2F">
        <w:t>percentages uses the total nationwide population, which is likewise computed from the 202</w:t>
      </w:r>
      <w:r w:rsidR="00380F1A">
        <w:t>2</w:t>
      </w:r>
      <w:r w:rsidRPr="00DB6A2F">
        <w:t xml:space="preserve"> ACS and determined by summing the total population of all census block groups</w:t>
      </w:r>
      <w:r w:rsidR="00767E35" w:rsidRPr="00DB6A2F">
        <w:t xml:space="preserve"> and tracts</w:t>
      </w:r>
      <w:r w:rsidRPr="00DB6A2F">
        <w:t xml:space="preserve">. We also provide the total </w:t>
      </w:r>
      <w:r w:rsidR="0094261F">
        <w:t xml:space="preserve">nationwide </w:t>
      </w:r>
      <w:r w:rsidRPr="00DB6A2F">
        <w:t xml:space="preserve">population based on the 2020 Decennial Census for comparison, because the census block populations are based on 2020 Decennial Census data, as noted in Section </w:t>
      </w:r>
      <w:r w:rsidR="00452AA4">
        <w:t>3</w:t>
      </w:r>
      <w:r w:rsidRPr="00DB6A2F">
        <w:t>.</w:t>
      </w:r>
    </w:p>
    <w:p w14:paraId="463976F6" w14:textId="2E9A7266" w:rsidR="00000B6E" w:rsidRDefault="003D5472" w:rsidP="003D5472">
      <w:r w:rsidRPr="00DB6A2F">
        <w:t xml:space="preserve">Sections </w:t>
      </w:r>
      <w:r w:rsidR="00452AA4">
        <w:t>4</w:t>
      </w:r>
      <w:r w:rsidRPr="00DB6A2F">
        <w:t xml:space="preserve">.1 through </w:t>
      </w:r>
      <w:r w:rsidR="00452AA4">
        <w:t>4</w:t>
      </w:r>
      <w:r w:rsidRPr="00DB6A2F">
        <w:t>.</w:t>
      </w:r>
      <w:r w:rsidR="008B1887" w:rsidRPr="00DB6A2F">
        <w:t xml:space="preserve">5 </w:t>
      </w:r>
      <w:r w:rsidRPr="00DB6A2F">
        <w:t>describe calculation methods for racial, ethnic, age, low</w:t>
      </w:r>
      <w:r w:rsidR="00A73533" w:rsidRPr="00DB6A2F">
        <w:t>-</w:t>
      </w:r>
      <w:r w:rsidRPr="00DB6A2F">
        <w:t xml:space="preserve">income (poverty) status, education status, </w:t>
      </w:r>
      <w:r w:rsidR="007B780C" w:rsidRPr="00DB6A2F">
        <w:t>limited English speaking household</w:t>
      </w:r>
      <w:r w:rsidR="008B1887" w:rsidRPr="00DB6A2F">
        <w:t>, and disability</w:t>
      </w:r>
      <w:r w:rsidRPr="00DB6A2F">
        <w:t xml:space="preserve"> demographic categories. Section </w:t>
      </w:r>
      <w:r w:rsidR="0038390E">
        <w:t>4</w:t>
      </w:r>
      <w:r w:rsidRPr="00DB6A2F">
        <w:t>.</w:t>
      </w:r>
      <w:r w:rsidR="000D19B5" w:rsidRPr="00DB6A2F">
        <w:t>6</w:t>
      </w:r>
      <w:r w:rsidRPr="00DB6A2F">
        <w:t xml:space="preserve"> describes the gap-filling approach used when block group </w:t>
      </w:r>
      <w:r w:rsidR="00F852BD" w:rsidRPr="00DB6A2F">
        <w:t xml:space="preserve">or </w:t>
      </w:r>
      <w:r w:rsidR="00E54237" w:rsidRPr="00DB6A2F">
        <w:lastRenderedPageBreak/>
        <w:t xml:space="preserve">tract </w:t>
      </w:r>
      <w:r w:rsidRPr="00DB6A2F">
        <w:t>statistics are not available for a given block, based on computing default averages for the</w:t>
      </w:r>
      <w:r>
        <w:t xml:space="preserve"> missing demographic(s).</w:t>
      </w:r>
      <w:r w:rsidR="0024490E">
        <w:t xml:space="preserve"> Section 6 notes the primary uncertainties associated with the Proximity Tool data and methodology.</w:t>
      </w:r>
    </w:p>
    <w:p w14:paraId="7969C2D1" w14:textId="5DB05B98" w:rsidR="00000B6E" w:rsidRDefault="004F02B6" w:rsidP="004F02B6">
      <w:pPr>
        <w:pStyle w:val="Heading3"/>
      </w:pPr>
      <w:bookmarkStart w:id="81" w:name="_Toc181869516"/>
      <w:r>
        <w:t>Race, Ethnicity and Age Categories</w:t>
      </w:r>
      <w:bookmarkEnd w:id="81"/>
    </w:p>
    <w:p w14:paraId="14FB2141" w14:textId="1AC2B560" w:rsidR="00706571" w:rsidRDefault="003B372B">
      <w:r w:rsidRPr="00DB6A2F">
        <w:t>Table B03002</w:t>
      </w:r>
      <w:r w:rsidRPr="003B372B">
        <w:t xml:space="preserve"> (Hispanic or Latino origin by race) of the ACS data provides race/ethnicity statistics for each census block group nationwide. Table B01001 provides age statistics for the population by ranges (in years) for each census block group nationwide. For each census block in </w:t>
      </w:r>
      <w:r w:rsidR="000D6554">
        <w:t>a Proximity Tool</w:t>
      </w:r>
      <w:r w:rsidRPr="003B372B">
        <w:t xml:space="preserve"> analysis, the race/ethnicity (White, </w:t>
      </w:r>
      <w:r w:rsidR="00E35365">
        <w:t>Black</w:t>
      </w:r>
      <w:r w:rsidRPr="003B372B">
        <w:t xml:space="preserve">, </w:t>
      </w:r>
      <w:r w:rsidR="00E35365">
        <w:t>American Indian</w:t>
      </w:r>
      <w:r w:rsidR="002B64F5">
        <w:t xml:space="preserve"> and Alaskan Native</w:t>
      </w:r>
      <w:r w:rsidRPr="003B372B">
        <w:t xml:space="preserve">, </w:t>
      </w:r>
      <w:r w:rsidR="00CD51F4">
        <w:t xml:space="preserve">Asian, </w:t>
      </w:r>
      <w:r w:rsidR="001A5FCD">
        <w:t xml:space="preserve">Other and </w:t>
      </w:r>
      <w:r w:rsidRPr="003B372B">
        <w:t>Multiracial, and Hispanic or Latino) and age range (0-17, 18-64 and ≥65 years) for that block is estimated based on the demographic information provided at the block group level, as follows:</w:t>
      </w:r>
    </w:p>
    <w:p w14:paraId="4567C6F6" w14:textId="7A59A033" w:rsidR="00706571" w:rsidRDefault="004145B9" w:rsidP="00C41724">
      <w:pPr>
        <w:pStyle w:val="Equation"/>
        <w:spacing w:after="120"/>
      </w:pPr>
      <w:r w:rsidRPr="004145B9">
        <w:t>N(s,b/bg) =  N(t,b/bg) × P(s,bg) ∕ 100</w:t>
      </w:r>
    </w:p>
    <w:p w14:paraId="316A113D" w14:textId="7DF278FD" w:rsidR="00706571" w:rsidRDefault="00D37BFE" w:rsidP="00D37BFE">
      <w:pPr>
        <w:pStyle w:val="NoIndent"/>
      </w:pPr>
      <w:r>
        <w:t>where:</w:t>
      </w:r>
    </w:p>
    <w:p w14:paraId="6021B96C" w14:textId="7DC56C0A" w:rsidR="00767ACA" w:rsidRDefault="00767ACA" w:rsidP="006A6813">
      <w:pPr>
        <w:spacing w:after="0"/>
        <w:ind w:left="1627" w:hanging="1267"/>
      </w:pPr>
      <w:r>
        <w:t xml:space="preserve">N(s,b/bg) </w:t>
      </w:r>
      <w:r>
        <w:tab/>
      </w:r>
      <w:r w:rsidR="00ED07E1">
        <w:t xml:space="preserve">is the </w:t>
      </w:r>
      <w:r>
        <w:t xml:space="preserve">number of people in racial/ethnic or age subgroup “s”, in </w:t>
      </w:r>
      <w:r w:rsidR="00254C0A">
        <w:t xml:space="preserve">census </w:t>
      </w:r>
      <w:r>
        <w:t>block “b” of block group “bg”</w:t>
      </w:r>
    </w:p>
    <w:p w14:paraId="08D3474B" w14:textId="559C94F7" w:rsidR="00767ACA" w:rsidRDefault="00767ACA" w:rsidP="006A6813">
      <w:pPr>
        <w:spacing w:after="0"/>
        <w:ind w:left="1627" w:hanging="1267"/>
      </w:pPr>
      <w:r>
        <w:t xml:space="preserve">N(t,b/bg) </w:t>
      </w:r>
      <w:r>
        <w:tab/>
      </w:r>
      <w:r w:rsidR="0075045B">
        <w:t xml:space="preserve">is the </w:t>
      </w:r>
      <w:r>
        <w:t xml:space="preserve">total number of people in </w:t>
      </w:r>
      <w:r w:rsidR="00254C0A">
        <w:t xml:space="preserve">census </w:t>
      </w:r>
      <w:r>
        <w:t>block “b” of block group “bg”</w:t>
      </w:r>
    </w:p>
    <w:p w14:paraId="7D4AEAEC" w14:textId="4EE16F58" w:rsidR="00706571" w:rsidRDefault="00767ACA" w:rsidP="006A6813">
      <w:pPr>
        <w:ind w:left="1627" w:hanging="1267"/>
      </w:pPr>
      <w:r>
        <w:t xml:space="preserve">P(s,bg) </w:t>
      </w:r>
      <w:r>
        <w:tab/>
      </w:r>
      <w:r w:rsidR="0075045B">
        <w:t xml:space="preserve">is the </w:t>
      </w:r>
      <w:r>
        <w:t xml:space="preserve">percentage of people in racial/ethnic or age subgroup “s”, in </w:t>
      </w:r>
      <w:r w:rsidR="00A65823">
        <w:t xml:space="preserve">census </w:t>
      </w:r>
      <w:r>
        <w:t>block group “bg”</w:t>
      </w:r>
    </w:p>
    <w:p w14:paraId="6CF67996" w14:textId="6AC48825" w:rsidR="00706571" w:rsidRDefault="002614D4" w:rsidP="002614D4">
      <w:pPr>
        <w:pStyle w:val="NoIndent"/>
      </w:pPr>
      <w:r w:rsidRPr="002614D4">
        <w:t xml:space="preserve">The number of people in each racial/ethnic and age category is calculated using the above equation, summed over all blocks that fall within the </w:t>
      </w:r>
      <w:r w:rsidR="00FE31B2">
        <w:t xml:space="preserve">user </w:t>
      </w:r>
      <w:r w:rsidRPr="002614D4">
        <w:t>specified radius of each facility.</w:t>
      </w:r>
    </w:p>
    <w:p w14:paraId="04E189EF" w14:textId="451D9E5D" w:rsidR="00706571" w:rsidRDefault="00A00699" w:rsidP="00A00699">
      <w:pPr>
        <w:pStyle w:val="Heading3"/>
      </w:pPr>
      <w:bookmarkStart w:id="82" w:name="_Toc181869517"/>
      <w:r>
        <w:t>Low</w:t>
      </w:r>
      <w:r w:rsidR="00A73533">
        <w:t>-</w:t>
      </w:r>
      <w:r>
        <w:t>Income Level</w:t>
      </w:r>
      <w:bookmarkEnd w:id="82"/>
    </w:p>
    <w:p w14:paraId="3B8D1789" w14:textId="0BF9C1C6" w:rsidR="00706571" w:rsidRDefault="00EB0C2B">
      <w:r w:rsidRPr="00DB6A2F">
        <w:t>Table C17002</w:t>
      </w:r>
      <w:r w:rsidRPr="00EB0C2B">
        <w:t xml:space="preserve"> (poverty) of the ACS estimates the numbers of individuals within a Census block group who live in households where the household income is below the poverty line, and below various multiples of the poverty line. </w:t>
      </w:r>
      <w:r w:rsidR="0033493E">
        <w:t>The Proximity Tool</w:t>
      </w:r>
      <w:r w:rsidRPr="00EB0C2B">
        <w:t xml:space="preserve"> calculate</w:t>
      </w:r>
      <w:r w:rsidR="0033493E">
        <w:t>s</w:t>
      </w:r>
      <w:r w:rsidRPr="00EB0C2B">
        <w:t xml:space="preserve"> two low</w:t>
      </w:r>
      <w:r w:rsidR="00A73533">
        <w:t>-</w:t>
      </w:r>
      <w:r w:rsidRPr="00EB0C2B">
        <w:t xml:space="preserve">income statistics based on the fractions of (1) individuals living in households earning incomes below the poverty level, and (2) individuals living in households earning incomes below two times the poverty level, respectively. For each census block in </w:t>
      </w:r>
      <w:r w:rsidR="00DE6E68">
        <w:t>a Proximity Tool</w:t>
      </w:r>
      <w:r w:rsidRPr="00EB0C2B">
        <w:t xml:space="preserve"> analysis, the block’s household income level is estimated based on the demographic information provided at the block group level, as follows:</w:t>
      </w:r>
    </w:p>
    <w:p w14:paraId="7F6F5E36" w14:textId="7C64A854" w:rsidR="00706571" w:rsidRDefault="00CA2124" w:rsidP="00CA2124">
      <w:pPr>
        <w:pStyle w:val="Equation"/>
      </w:pPr>
      <w:r w:rsidRPr="00CA2124">
        <w:t>N(hi,b/bg) =  N(t,b/bg) × P(hi,bg) ∕ 100</w:t>
      </w:r>
    </w:p>
    <w:p w14:paraId="7B671AFF" w14:textId="4D3C77EC" w:rsidR="00706571" w:rsidRDefault="00A3195A" w:rsidP="00A3195A">
      <w:pPr>
        <w:pStyle w:val="NoIndent"/>
      </w:pPr>
      <w:r w:rsidRPr="00A3195A">
        <w:t>where “hi” indicates household income, whether below the poverty level or below two times the poverty level, depending on the income statistic relative to the poverty level, and:</w:t>
      </w:r>
    </w:p>
    <w:p w14:paraId="3EC3BF06" w14:textId="40A4C49F" w:rsidR="000E4BEC" w:rsidRDefault="000E4BEC" w:rsidP="00E34384">
      <w:pPr>
        <w:pStyle w:val="WhereList"/>
        <w:spacing w:after="0"/>
      </w:pPr>
      <w:r>
        <w:t xml:space="preserve">N(hi,b/bg) </w:t>
      </w:r>
      <w:r>
        <w:tab/>
      </w:r>
      <w:r w:rsidR="0075045B">
        <w:t xml:space="preserve">is the </w:t>
      </w:r>
      <w:r>
        <w:t>number of people living in low</w:t>
      </w:r>
      <w:r w:rsidR="00A73533">
        <w:t>-</w:t>
      </w:r>
      <w:r>
        <w:t xml:space="preserve">income households “hi” relative to the poverty level, in </w:t>
      </w:r>
      <w:r w:rsidR="00E34384">
        <w:t xml:space="preserve">census </w:t>
      </w:r>
      <w:r>
        <w:t>block “b” of block group “bg”</w:t>
      </w:r>
    </w:p>
    <w:p w14:paraId="76840EC9" w14:textId="585C6D02" w:rsidR="000E4BEC" w:rsidRDefault="000E4BEC" w:rsidP="000E4BEC">
      <w:pPr>
        <w:spacing w:after="0"/>
        <w:ind w:left="1627" w:hanging="1267"/>
      </w:pPr>
      <w:r>
        <w:t xml:space="preserve">N(t,b/bg) </w:t>
      </w:r>
      <w:r>
        <w:tab/>
      </w:r>
      <w:r w:rsidR="0075045B">
        <w:t xml:space="preserve">is the </w:t>
      </w:r>
      <w:r>
        <w:t xml:space="preserve">total number of people in </w:t>
      </w:r>
      <w:r w:rsidR="00E34384">
        <w:t xml:space="preserve">census </w:t>
      </w:r>
      <w:r>
        <w:t>block “b” of block group “bg”</w:t>
      </w:r>
    </w:p>
    <w:p w14:paraId="7E67180E" w14:textId="0D4952B9" w:rsidR="00706571" w:rsidRDefault="000E4BEC" w:rsidP="000E4BEC">
      <w:pPr>
        <w:ind w:left="1627" w:hanging="1267"/>
      </w:pPr>
      <w:r>
        <w:lastRenderedPageBreak/>
        <w:t xml:space="preserve">P(hi,bg) </w:t>
      </w:r>
      <w:r>
        <w:tab/>
      </w:r>
      <w:r w:rsidR="00F41968">
        <w:t xml:space="preserve">is the </w:t>
      </w:r>
      <w:r>
        <w:t xml:space="preserve">percentage of people living in households “hi” relative to the poverty level, among the population for which poverty status is known, in </w:t>
      </w:r>
      <w:r w:rsidR="005F6332">
        <w:t xml:space="preserve">census </w:t>
      </w:r>
      <w:r>
        <w:t>block group</w:t>
      </w:r>
      <w:r w:rsidR="00F41968">
        <w:t> </w:t>
      </w:r>
      <w:r>
        <w:t>“bg”</w:t>
      </w:r>
    </w:p>
    <w:p w14:paraId="72D3E01B" w14:textId="0BA15A30" w:rsidR="00706571" w:rsidRDefault="00E61938" w:rsidP="00E61938">
      <w:pPr>
        <w:pStyle w:val="NoIndent"/>
      </w:pPr>
      <w:r w:rsidRPr="00E61938">
        <w:t xml:space="preserve">The numbers of people living in households earning (1) below the poverty level and (2) below two times the poverty level are calculated using the above equation, summed over all blocks that fall within the </w:t>
      </w:r>
      <w:r w:rsidR="007D4E39">
        <w:t xml:space="preserve">user </w:t>
      </w:r>
      <w:r w:rsidRPr="00E61938">
        <w:t>specified radius of each facility.</w:t>
      </w:r>
    </w:p>
    <w:p w14:paraId="296047D7" w14:textId="3D707FBC" w:rsidR="00706571" w:rsidRDefault="00C62DD1" w:rsidP="00C62DD1">
      <w:pPr>
        <w:pStyle w:val="Heading3"/>
      </w:pPr>
      <w:bookmarkStart w:id="83" w:name="_Toc181869518"/>
      <w:r>
        <w:t>Level of Education</w:t>
      </w:r>
      <w:bookmarkEnd w:id="83"/>
    </w:p>
    <w:p w14:paraId="334A3669" w14:textId="6D02D4E8" w:rsidR="00706571" w:rsidRDefault="00A02D41">
      <w:r w:rsidRPr="00DB6A2F">
        <w:t>Table B15002</w:t>
      </w:r>
      <w:r w:rsidRPr="00A02D41">
        <w:t xml:space="preserve"> (educational attainment) of the ACS provides education attainment statistics for each census block group nationwide. For each census block in </w:t>
      </w:r>
      <w:r w:rsidR="007D4E39">
        <w:t>a Proximity Tool</w:t>
      </w:r>
      <w:r w:rsidRPr="00A02D41">
        <w:t xml:space="preserve"> analysis, the number of people 25-years and older without a high school diploma is estimated based on the demographic information provided at the block group level, as follows:</w:t>
      </w:r>
    </w:p>
    <w:p w14:paraId="07B90B8E" w14:textId="5149BD2A" w:rsidR="00706571" w:rsidRDefault="00587156" w:rsidP="00587156">
      <w:pPr>
        <w:pStyle w:val="Equation"/>
      </w:pPr>
      <w:r w:rsidRPr="00587156">
        <w:t>N(nhs,b/bg) =  N(t,b/bg) × P(nhs,bg) ∕ 100</w:t>
      </w:r>
    </w:p>
    <w:p w14:paraId="65D2754F" w14:textId="2029F590" w:rsidR="00706571" w:rsidRDefault="00325D69" w:rsidP="00325D69">
      <w:pPr>
        <w:pStyle w:val="NoIndent"/>
      </w:pPr>
      <w:r w:rsidRPr="00325D69">
        <w:t>where:</w:t>
      </w:r>
    </w:p>
    <w:p w14:paraId="1CC8DA4A" w14:textId="53BF4D1B" w:rsidR="00111C86" w:rsidRDefault="00111C86" w:rsidP="00112D77">
      <w:pPr>
        <w:pStyle w:val="WhereList"/>
        <w:ind w:hanging="1447"/>
      </w:pPr>
      <w:r>
        <w:t xml:space="preserve">N(nhs,b/bg) </w:t>
      </w:r>
      <w:r>
        <w:tab/>
      </w:r>
      <w:r w:rsidR="00F41968">
        <w:t xml:space="preserve">is the </w:t>
      </w:r>
      <w:r>
        <w:t xml:space="preserve">number of people 25-years and older without a high school diploma “nhs”, in </w:t>
      </w:r>
      <w:r w:rsidR="003B4706">
        <w:t xml:space="preserve">census </w:t>
      </w:r>
      <w:r>
        <w:t>block “b” of block group “bg”</w:t>
      </w:r>
    </w:p>
    <w:p w14:paraId="606AF982" w14:textId="777E3B26" w:rsidR="00111C86" w:rsidRDefault="00111C86" w:rsidP="00111C86">
      <w:pPr>
        <w:pStyle w:val="WhereList"/>
      </w:pPr>
      <w:r>
        <w:t xml:space="preserve">N(t,b/bg) </w:t>
      </w:r>
      <w:r>
        <w:tab/>
      </w:r>
      <w:r w:rsidR="00F41968">
        <w:t xml:space="preserve">is the </w:t>
      </w:r>
      <w:r>
        <w:t xml:space="preserve">number of people 25-years and older in </w:t>
      </w:r>
      <w:r w:rsidR="003B4706">
        <w:t xml:space="preserve">census </w:t>
      </w:r>
      <w:r>
        <w:t>block “b” of block group “bg”</w:t>
      </w:r>
    </w:p>
    <w:p w14:paraId="31A9C19F" w14:textId="480597E9" w:rsidR="00000B6E" w:rsidRDefault="00111C86" w:rsidP="00111C86">
      <w:pPr>
        <w:pStyle w:val="WhereList"/>
      </w:pPr>
      <w:r>
        <w:t xml:space="preserve">P(nhs,bg) </w:t>
      </w:r>
      <w:r>
        <w:tab/>
      </w:r>
      <w:r w:rsidR="00F41968">
        <w:t xml:space="preserve">is the </w:t>
      </w:r>
      <w:r>
        <w:t xml:space="preserve">percentage of people 25-years and older without a high school diploma “nhs”, in </w:t>
      </w:r>
      <w:r w:rsidR="00A32EAF">
        <w:t>census</w:t>
      </w:r>
      <w:r>
        <w:t xml:space="preserve"> block group “bg”</w:t>
      </w:r>
    </w:p>
    <w:p w14:paraId="35F95503" w14:textId="7B531990" w:rsidR="00000B6E" w:rsidRDefault="00E90B15" w:rsidP="00E90B15">
      <w:pPr>
        <w:pStyle w:val="NoIndent"/>
      </w:pPr>
      <w:r w:rsidRPr="00E90B15">
        <w:t xml:space="preserve">The number of people 25-years and older without a high school diploma is calculated using the above equation, summed over all blocks that fall within the </w:t>
      </w:r>
      <w:r w:rsidR="007D4E39">
        <w:t xml:space="preserve">user </w:t>
      </w:r>
      <w:r w:rsidRPr="00E90B15">
        <w:t>specified radius of each facility.</w:t>
      </w:r>
    </w:p>
    <w:p w14:paraId="460E8970" w14:textId="01D76810" w:rsidR="00000B6E" w:rsidRDefault="00926FBD" w:rsidP="00E4395C">
      <w:pPr>
        <w:pStyle w:val="Heading3"/>
      </w:pPr>
      <w:bookmarkStart w:id="84" w:name="_Toc181869519"/>
      <w:r>
        <w:t xml:space="preserve">Limited </w:t>
      </w:r>
      <w:r w:rsidR="00612EF5">
        <w:t>English</w:t>
      </w:r>
      <w:r w:rsidR="008A7839">
        <w:t xml:space="preserve"> </w:t>
      </w:r>
      <w:r w:rsidR="00612EF5">
        <w:t>Speaking</w:t>
      </w:r>
      <w:r>
        <w:t xml:space="preserve"> Households</w:t>
      </w:r>
      <w:bookmarkEnd w:id="84"/>
    </w:p>
    <w:p w14:paraId="4DA7E16A" w14:textId="17C84991" w:rsidR="00000B6E" w:rsidRDefault="002E6F87">
      <w:r w:rsidRPr="002E6F87">
        <w:t>L</w:t>
      </w:r>
      <w:r w:rsidR="008A7839">
        <w:t xml:space="preserve">imited English </w:t>
      </w:r>
      <w:r w:rsidR="00CF217D">
        <w:t>speaking households are</w:t>
      </w:r>
      <w:r w:rsidRPr="002E6F87">
        <w:t xml:space="preserve"> </w:t>
      </w:r>
      <w:r w:rsidR="0011016C">
        <w:t xml:space="preserve">households that may need English-language assistance and are </w:t>
      </w:r>
      <w:r w:rsidRPr="002E6F87">
        <w:t xml:space="preserve">defined in the </w:t>
      </w:r>
      <w:r w:rsidR="001D22E0">
        <w:t>ACS</w:t>
      </w:r>
      <w:r w:rsidRPr="002E6F87">
        <w:t xml:space="preserve"> as a household </w:t>
      </w:r>
      <w:r w:rsidR="00C13143">
        <w:t>“</w:t>
      </w:r>
      <w:r w:rsidRPr="002E6F87">
        <w:t xml:space="preserve">in which </w:t>
      </w:r>
      <w:r w:rsidR="00C13143" w:rsidRPr="00C13143">
        <w:t xml:space="preserve">in which no member 14 years old and over (1) speaks only English at home or (2) speaks a language other than English at home and speaks English </w:t>
      </w:r>
      <w:r w:rsidR="000853DD">
        <w:t>‘</w:t>
      </w:r>
      <w:r w:rsidR="00C13143" w:rsidRPr="00C13143">
        <w:t>Very well</w:t>
      </w:r>
      <w:r w:rsidR="0066234F">
        <w:t>’</w:t>
      </w:r>
      <w:r w:rsidR="00C13143" w:rsidRPr="00C13143">
        <w:t>.</w:t>
      </w:r>
      <w:r w:rsidRPr="002E6F87">
        <w:t>”</w:t>
      </w:r>
      <w:r w:rsidR="00AC6259">
        <w:rPr>
          <w:rStyle w:val="FootnoteReference"/>
        </w:rPr>
        <w:footnoteReference w:id="8"/>
      </w:r>
      <w:r w:rsidRPr="002E6F87">
        <w:t xml:space="preserve"> </w:t>
      </w:r>
      <w:r w:rsidR="001D31AC">
        <w:t>Th</w:t>
      </w:r>
      <w:r w:rsidR="006733B1">
        <w:t>e previous term for this</w:t>
      </w:r>
      <w:r w:rsidR="001D31AC">
        <w:t xml:space="preserve"> ACS demographic was </w:t>
      </w:r>
      <w:r w:rsidR="006733B1">
        <w:t>“Linguistic Isolation</w:t>
      </w:r>
      <w:r w:rsidR="00144856">
        <w:t xml:space="preserve">”. </w:t>
      </w:r>
      <w:r w:rsidRPr="00DB6A2F">
        <w:t>Table C16002</w:t>
      </w:r>
      <w:r w:rsidRPr="002E6F87">
        <w:t xml:space="preserve"> (Tiger table X16_language_spoken_at_home) of the ACS provides the number of </w:t>
      </w:r>
      <w:r w:rsidR="004F5A30">
        <w:t xml:space="preserve">limited English speaking </w:t>
      </w:r>
      <w:r w:rsidRPr="002E6F87">
        <w:t xml:space="preserve">households in each block group. For each census block in </w:t>
      </w:r>
      <w:r w:rsidR="00B50408">
        <w:t>a Proximity Tool</w:t>
      </w:r>
      <w:r w:rsidRPr="002E6F87">
        <w:t xml:space="preserve"> analysis, the number of people living in </w:t>
      </w:r>
      <w:r w:rsidR="004F5A30">
        <w:t>limited English speaking households</w:t>
      </w:r>
      <w:r w:rsidRPr="002E6F87">
        <w:t xml:space="preserve"> is estimated based on the demographic information provided at the block group level, as follows:</w:t>
      </w:r>
    </w:p>
    <w:p w14:paraId="744BD22B" w14:textId="1FDD6A20" w:rsidR="008B2C64" w:rsidRDefault="00927064" w:rsidP="00927064">
      <w:pPr>
        <w:pStyle w:val="Equation"/>
      </w:pPr>
      <w:r w:rsidRPr="00927064">
        <w:t>N(l</w:t>
      </w:r>
      <w:r w:rsidR="008D4524">
        <w:t>e</w:t>
      </w:r>
      <w:r w:rsidRPr="00927064">
        <w:t>,b/bg) =  N(t,b/bg) × P(l</w:t>
      </w:r>
      <w:r w:rsidR="008D4524">
        <w:t>e</w:t>
      </w:r>
      <w:r w:rsidRPr="00927064">
        <w:t>,bg) ∕ 100</w:t>
      </w:r>
    </w:p>
    <w:p w14:paraId="588E5870" w14:textId="77777777" w:rsidR="001E1150" w:rsidRDefault="001E1150" w:rsidP="001E1150">
      <w:pPr>
        <w:pStyle w:val="NoIndent"/>
      </w:pPr>
      <w:r>
        <w:lastRenderedPageBreak/>
        <w:t>where:</w:t>
      </w:r>
    </w:p>
    <w:p w14:paraId="67E39C79" w14:textId="11504FF8" w:rsidR="001E1150" w:rsidRDefault="001E1150" w:rsidP="001E1150">
      <w:pPr>
        <w:pStyle w:val="WhereList"/>
      </w:pPr>
      <w:r>
        <w:t>N(l</w:t>
      </w:r>
      <w:r w:rsidR="008D4524">
        <w:t>e</w:t>
      </w:r>
      <w:r>
        <w:t xml:space="preserve">,b/bg) </w:t>
      </w:r>
      <w:r>
        <w:tab/>
      </w:r>
      <w:r w:rsidR="00F41968">
        <w:t xml:space="preserve">is the </w:t>
      </w:r>
      <w:r>
        <w:t xml:space="preserve">number of people living in </w:t>
      </w:r>
      <w:r w:rsidR="008D4524">
        <w:t>limited English speaking house</w:t>
      </w:r>
      <w:r w:rsidR="0034631E">
        <w:t>holds</w:t>
      </w:r>
      <w:r>
        <w:t xml:space="preserve"> “l</w:t>
      </w:r>
      <w:r w:rsidR="0034631E">
        <w:t>e</w:t>
      </w:r>
      <w:r>
        <w:t xml:space="preserve">”, in </w:t>
      </w:r>
      <w:r w:rsidR="00E32C75">
        <w:t xml:space="preserve">census </w:t>
      </w:r>
      <w:r>
        <w:t>block “b” of block group “bg”</w:t>
      </w:r>
    </w:p>
    <w:p w14:paraId="21F6BB5B" w14:textId="7F933191" w:rsidR="001E1150" w:rsidRDefault="001E1150" w:rsidP="001E1150">
      <w:pPr>
        <w:pStyle w:val="WhereList"/>
      </w:pPr>
      <w:r>
        <w:t xml:space="preserve">N(t,b/bg) </w:t>
      </w:r>
      <w:r>
        <w:tab/>
      </w:r>
      <w:r w:rsidR="00F41968">
        <w:t xml:space="preserve">is the </w:t>
      </w:r>
      <w:r>
        <w:t xml:space="preserve">total number of people in </w:t>
      </w:r>
      <w:r w:rsidR="00E32C75">
        <w:t xml:space="preserve">census </w:t>
      </w:r>
      <w:r>
        <w:t>block “b” of block group “bg”</w:t>
      </w:r>
    </w:p>
    <w:p w14:paraId="47756EC9" w14:textId="662BAF16" w:rsidR="008B2C64" w:rsidRDefault="001E1150" w:rsidP="004C67AC">
      <w:pPr>
        <w:pStyle w:val="WhereList"/>
      </w:pPr>
      <w:r>
        <w:t>P(l</w:t>
      </w:r>
      <w:r w:rsidR="0034631E">
        <w:t>e</w:t>
      </w:r>
      <w:r>
        <w:t xml:space="preserve">,bg) </w:t>
      </w:r>
      <w:r>
        <w:tab/>
      </w:r>
      <w:r w:rsidR="00F41968">
        <w:t xml:space="preserve">is the </w:t>
      </w:r>
      <w:r>
        <w:t xml:space="preserve">percentage of </w:t>
      </w:r>
      <w:r w:rsidR="0034631E">
        <w:t>limited English speaking</w:t>
      </w:r>
      <w:r>
        <w:t xml:space="preserve"> households “l</w:t>
      </w:r>
      <w:r w:rsidR="0034631E">
        <w:t>e</w:t>
      </w:r>
      <w:r>
        <w:t xml:space="preserve">”, in </w:t>
      </w:r>
      <w:r w:rsidR="00A40AF0">
        <w:t xml:space="preserve">census </w:t>
      </w:r>
      <w:r>
        <w:t>block group “bg”</w:t>
      </w:r>
    </w:p>
    <w:p w14:paraId="3C61C44E" w14:textId="5979C3C0" w:rsidR="008B2C64" w:rsidRDefault="004C67AC" w:rsidP="004C67AC">
      <w:pPr>
        <w:pStyle w:val="NoIndent"/>
      </w:pPr>
      <w:r w:rsidRPr="004C67AC">
        <w:t xml:space="preserve">The number of people living in </w:t>
      </w:r>
      <w:r w:rsidR="0034631E">
        <w:t>limited English speaking households</w:t>
      </w:r>
      <w:r w:rsidRPr="004C67AC">
        <w:t xml:space="preserve"> is calculated using the above equation, summed over all blocks that fall within the </w:t>
      </w:r>
      <w:r w:rsidR="00B50408">
        <w:t xml:space="preserve">user </w:t>
      </w:r>
      <w:r w:rsidRPr="004C67AC">
        <w:t>specified radius of each facility.</w:t>
      </w:r>
    </w:p>
    <w:p w14:paraId="6C39A4A2" w14:textId="6B71AE01" w:rsidR="00A83DF4" w:rsidRDefault="00A83DF4">
      <w:pPr>
        <w:pStyle w:val="Heading3"/>
      </w:pPr>
      <w:bookmarkStart w:id="85" w:name="_Toc181869520"/>
      <w:r>
        <w:t>Disabilities</w:t>
      </w:r>
      <w:bookmarkEnd w:id="85"/>
    </w:p>
    <w:p w14:paraId="0FD112FE" w14:textId="7F0040CB" w:rsidR="00CB198F" w:rsidRPr="00A00D2E" w:rsidRDefault="00D55BD2" w:rsidP="00CB198F">
      <w:r w:rsidRPr="00D55BD2">
        <w:t xml:space="preserve">The demographic percentages for people with one or more </w:t>
      </w:r>
      <w:r w:rsidRPr="00DB6A2F">
        <w:t>disabilities are based on Census ACS surveys at the tract level</w:t>
      </w:r>
      <w:r w:rsidR="00DB6A2F" w:rsidRPr="00DB6A2F">
        <w:t xml:space="preserve"> and include people who report having</w:t>
      </w:r>
      <w:r w:rsidR="00F140F5" w:rsidRPr="00DB6A2F">
        <w:t xml:space="preserve"> </w:t>
      </w:r>
      <w:r w:rsidR="0067682F" w:rsidRPr="00DB6A2F">
        <w:t xml:space="preserve">any one </w:t>
      </w:r>
      <w:r w:rsidR="008A420F">
        <w:t xml:space="preserve">or more </w:t>
      </w:r>
      <w:r w:rsidR="0067682F" w:rsidRPr="00DB6A2F">
        <w:t>of six disabilit</w:t>
      </w:r>
      <w:r w:rsidR="00DB6A2F" w:rsidRPr="00DB6A2F">
        <w:t>ies</w:t>
      </w:r>
      <w:r w:rsidR="0067682F" w:rsidRPr="00DB6A2F">
        <w:t xml:space="preserve">: </w:t>
      </w:r>
      <w:r w:rsidR="00762DFA" w:rsidRPr="00DB6A2F">
        <w:t>hearing difficulty, vision difficulty, cognitive difficulty, ambulatory difficulty, self-care difficulty, and independent living difficulty.</w:t>
      </w:r>
      <w:r w:rsidR="0016537F">
        <w:rPr>
          <w:rStyle w:val="FootnoteReference"/>
        </w:rPr>
        <w:footnoteReference w:id="9"/>
      </w:r>
      <w:r w:rsidR="00A91EAA" w:rsidRPr="00DB6A2F">
        <w:t xml:space="preserve"> </w:t>
      </w:r>
      <w:r w:rsidR="00544C8A" w:rsidRPr="00DB6A2F">
        <w:t xml:space="preserve">Table </w:t>
      </w:r>
      <w:r w:rsidR="005F5138" w:rsidRPr="00DB6A2F">
        <w:t>B99181</w:t>
      </w:r>
      <w:r w:rsidRPr="00DB6A2F">
        <w:t xml:space="preserve"> of </w:t>
      </w:r>
      <w:r w:rsidR="00544C8A" w:rsidRPr="00DB6A2F">
        <w:t>the ACS</w:t>
      </w:r>
      <w:r w:rsidR="00544C8A">
        <w:t xml:space="preserve"> provides the number of </w:t>
      </w:r>
      <w:r w:rsidRPr="00D55BD2">
        <w:t>civilian non-institutionalized people (i.e., all U.S. civilians not residing in institutional group quarters facilities such as correctional institutions,</w:t>
      </w:r>
      <w:r w:rsidR="00AD3524">
        <w:t xml:space="preserve"> </w:t>
      </w:r>
      <w:r w:rsidR="00AD3524" w:rsidRPr="00AD3524">
        <w:t>juvenile facilities, skilled nursing facilities, and other long-term care living arrangements)</w:t>
      </w:r>
      <w:r w:rsidR="00EB09A5">
        <w:t xml:space="preserve"> living with one or more disabilities.</w:t>
      </w:r>
      <w:r w:rsidR="00E43691">
        <w:t xml:space="preserve"> </w:t>
      </w:r>
      <w:r w:rsidR="00CB198F" w:rsidRPr="00A00D2E">
        <w:t xml:space="preserve">For each census block in </w:t>
      </w:r>
      <w:r w:rsidR="00372AF8">
        <w:t>a Proximity Tool</w:t>
      </w:r>
      <w:r w:rsidR="00CB198F" w:rsidRPr="00A00D2E">
        <w:t xml:space="preserve"> analysis, the number of people living </w:t>
      </w:r>
      <w:r w:rsidR="00F53360" w:rsidRPr="00A00D2E">
        <w:t>with one or more disabilities</w:t>
      </w:r>
      <w:r w:rsidR="00CB198F" w:rsidRPr="00A00D2E">
        <w:t xml:space="preserve"> is estimated based on the demographic information provided at the </w:t>
      </w:r>
      <w:r w:rsidR="00922A10" w:rsidRPr="00A00D2E">
        <w:t>tract</w:t>
      </w:r>
      <w:r w:rsidR="00CB198F" w:rsidRPr="00A00D2E">
        <w:t xml:space="preserve"> level, as follows:</w:t>
      </w:r>
    </w:p>
    <w:p w14:paraId="62D24727" w14:textId="5799206C" w:rsidR="00CB198F" w:rsidRPr="00A00D2E" w:rsidRDefault="00CB198F" w:rsidP="00CB198F">
      <w:pPr>
        <w:ind w:firstLine="0"/>
        <w:jc w:val="center"/>
      </w:pPr>
      <w:r w:rsidRPr="00A00D2E">
        <w:t>N(</w:t>
      </w:r>
      <w:r w:rsidR="00635831" w:rsidRPr="00A00D2E">
        <w:t>d</w:t>
      </w:r>
      <w:r w:rsidRPr="00A00D2E">
        <w:t>i,b/</w:t>
      </w:r>
      <w:r w:rsidR="00BA63FC" w:rsidRPr="00A00D2E">
        <w:t>T</w:t>
      </w:r>
      <w:r w:rsidRPr="00A00D2E">
        <w:t>) =  N(t,b/</w:t>
      </w:r>
      <w:r w:rsidR="005803B7" w:rsidRPr="00A00D2E">
        <w:t>T</w:t>
      </w:r>
      <w:r w:rsidRPr="00A00D2E">
        <w:t>) × P(</w:t>
      </w:r>
      <w:r w:rsidR="00EC7508" w:rsidRPr="00A00D2E">
        <w:t>d</w:t>
      </w:r>
      <w:r w:rsidRPr="00A00D2E">
        <w:t>i,</w:t>
      </w:r>
      <w:r w:rsidR="00EC7508" w:rsidRPr="00A00D2E">
        <w:t>T</w:t>
      </w:r>
      <w:r w:rsidRPr="00A00D2E">
        <w:t>) ∕ 100</w:t>
      </w:r>
    </w:p>
    <w:p w14:paraId="38009BCE" w14:textId="77777777" w:rsidR="00CB198F" w:rsidRPr="00A00D2E" w:rsidRDefault="00CB198F" w:rsidP="00CB198F">
      <w:pPr>
        <w:ind w:firstLine="0"/>
      </w:pPr>
      <w:r w:rsidRPr="00A00D2E">
        <w:t>where:</w:t>
      </w:r>
    </w:p>
    <w:p w14:paraId="0A65F240" w14:textId="3CF7B137" w:rsidR="00CB198F" w:rsidRPr="00A00D2E" w:rsidRDefault="00CB198F" w:rsidP="00CB198F">
      <w:pPr>
        <w:ind w:left="1627" w:hanging="1267"/>
        <w:contextualSpacing/>
      </w:pPr>
      <w:r w:rsidRPr="00A00D2E">
        <w:t>N(</w:t>
      </w:r>
      <w:r w:rsidR="00BA63FC" w:rsidRPr="00A00D2E">
        <w:t>d</w:t>
      </w:r>
      <w:r w:rsidRPr="00A00D2E">
        <w:t>i,b/</w:t>
      </w:r>
      <w:r w:rsidR="00BA63FC" w:rsidRPr="00A00D2E">
        <w:t>T</w:t>
      </w:r>
      <w:r w:rsidRPr="00A00D2E">
        <w:t xml:space="preserve">) </w:t>
      </w:r>
      <w:r w:rsidRPr="00A00D2E">
        <w:tab/>
        <w:t xml:space="preserve">is the number of people living </w:t>
      </w:r>
      <w:r w:rsidR="00635831" w:rsidRPr="00A00D2E">
        <w:t>with one or more disability</w:t>
      </w:r>
      <w:r w:rsidRPr="00A00D2E">
        <w:t xml:space="preserve"> “</w:t>
      </w:r>
      <w:r w:rsidR="00635831" w:rsidRPr="00A00D2E">
        <w:t>d</w:t>
      </w:r>
      <w:r w:rsidRPr="00A00D2E">
        <w:t xml:space="preserve">i”, in census block “b” of </w:t>
      </w:r>
      <w:r w:rsidR="00635831" w:rsidRPr="00A00D2E">
        <w:t>tract</w:t>
      </w:r>
      <w:r w:rsidRPr="00A00D2E">
        <w:t xml:space="preserve"> “</w:t>
      </w:r>
      <w:r w:rsidR="00BA63FC" w:rsidRPr="00A00D2E">
        <w:t>T</w:t>
      </w:r>
      <w:r w:rsidRPr="00A00D2E">
        <w:t>”</w:t>
      </w:r>
    </w:p>
    <w:p w14:paraId="040B2E83" w14:textId="3A975B61" w:rsidR="00CB198F" w:rsidRPr="00A00D2E" w:rsidRDefault="00CB198F" w:rsidP="00CB198F">
      <w:pPr>
        <w:ind w:left="1627" w:hanging="1267"/>
        <w:contextualSpacing/>
      </w:pPr>
      <w:r w:rsidRPr="00A00D2E">
        <w:t>N(t,b/</w:t>
      </w:r>
      <w:r w:rsidR="005803B7" w:rsidRPr="00A00D2E">
        <w:t>T</w:t>
      </w:r>
      <w:r w:rsidRPr="00A00D2E">
        <w:t xml:space="preserve">) </w:t>
      </w:r>
      <w:r w:rsidRPr="00A00D2E">
        <w:tab/>
        <w:t xml:space="preserve">is the total number of people in census block “b” of </w:t>
      </w:r>
      <w:r w:rsidR="005803B7" w:rsidRPr="00A00D2E">
        <w:t>tract</w:t>
      </w:r>
      <w:r w:rsidRPr="00A00D2E">
        <w:t xml:space="preserve"> “</w:t>
      </w:r>
      <w:r w:rsidR="005803B7" w:rsidRPr="00A00D2E">
        <w:t>T</w:t>
      </w:r>
      <w:r w:rsidRPr="00A00D2E">
        <w:t>”</w:t>
      </w:r>
    </w:p>
    <w:p w14:paraId="3C03FFFA" w14:textId="2DF1E88B" w:rsidR="00CB198F" w:rsidRDefault="00CB198F" w:rsidP="00CB198F">
      <w:pPr>
        <w:ind w:left="1627" w:hanging="1267"/>
        <w:contextualSpacing/>
      </w:pPr>
      <w:r w:rsidRPr="00A00D2E">
        <w:t>P(</w:t>
      </w:r>
      <w:r w:rsidR="005803B7" w:rsidRPr="00A00D2E">
        <w:t>d</w:t>
      </w:r>
      <w:r w:rsidRPr="00A00D2E">
        <w:t>i,</w:t>
      </w:r>
      <w:r w:rsidR="005803B7" w:rsidRPr="00A00D2E">
        <w:t>T</w:t>
      </w:r>
      <w:r w:rsidRPr="00A00D2E">
        <w:t xml:space="preserve">) </w:t>
      </w:r>
      <w:r w:rsidRPr="00A00D2E">
        <w:tab/>
        <w:t xml:space="preserve">is the percentage of </w:t>
      </w:r>
      <w:r w:rsidR="005803B7" w:rsidRPr="00A00D2E">
        <w:t xml:space="preserve">people </w:t>
      </w:r>
      <w:r w:rsidR="00B02C94" w:rsidRPr="00A00D2E">
        <w:t xml:space="preserve">in the </w:t>
      </w:r>
      <w:r w:rsidR="007E527A">
        <w:t xml:space="preserve">census </w:t>
      </w:r>
      <w:r w:rsidR="00B02C94" w:rsidRPr="00A00D2E">
        <w:t xml:space="preserve">tract who were identified in the ACS survey as </w:t>
      </w:r>
      <w:r w:rsidR="005803B7" w:rsidRPr="00A00D2E">
        <w:t>living with one or disabilities</w:t>
      </w:r>
      <w:r w:rsidRPr="00A00D2E">
        <w:t xml:space="preserve"> “</w:t>
      </w:r>
      <w:r w:rsidR="005803B7" w:rsidRPr="00A00D2E">
        <w:t>d</w:t>
      </w:r>
      <w:r w:rsidRPr="00A00D2E">
        <w:t xml:space="preserve">i”, in </w:t>
      </w:r>
      <w:r w:rsidR="00EC7508" w:rsidRPr="00A00D2E">
        <w:t>tract</w:t>
      </w:r>
      <w:r w:rsidRPr="00A00D2E">
        <w:t xml:space="preserve"> “</w:t>
      </w:r>
      <w:r w:rsidR="00EC7508" w:rsidRPr="00A00D2E">
        <w:t>T</w:t>
      </w:r>
      <w:r w:rsidRPr="00A00D2E">
        <w:t>”</w:t>
      </w:r>
    </w:p>
    <w:p w14:paraId="3985A01A" w14:textId="3E77D93C" w:rsidR="00A83DF4" w:rsidRPr="00A83DF4" w:rsidRDefault="00CB198F" w:rsidP="00F37957">
      <w:pPr>
        <w:pStyle w:val="NoIndent"/>
      </w:pPr>
      <w:r w:rsidRPr="00A00D2E">
        <w:t xml:space="preserve">The number of people living </w:t>
      </w:r>
      <w:r w:rsidR="00EC7508" w:rsidRPr="00A00D2E">
        <w:t>with one or more disabilities</w:t>
      </w:r>
      <w:r w:rsidRPr="00A00D2E">
        <w:t xml:space="preserve"> is calculated using the above equation, summed over all blocks that fall within the </w:t>
      </w:r>
      <w:r w:rsidR="00405E02">
        <w:t xml:space="preserve">user </w:t>
      </w:r>
      <w:r w:rsidRPr="00A00D2E">
        <w:t>specified radius of each facility.</w:t>
      </w:r>
    </w:p>
    <w:p w14:paraId="6BCDC08D" w14:textId="4BD6527F" w:rsidR="008B2C64" w:rsidRDefault="00B0169D" w:rsidP="00B0169D">
      <w:pPr>
        <w:pStyle w:val="Heading3"/>
      </w:pPr>
      <w:bookmarkStart w:id="86" w:name="Defaults"/>
      <w:bookmarkStart w:id="87" w:name="_Toc181869521"/>
      <w:bookmarkEnd w:id="86"/>
      <w:r>
        <w:t>Defaults</w:t>
      </w:r>
      <w:bookmarkEnd w:id="87"/>
    </w:p>
    <w:p w14:paraId="1F0F211F" w14:textId="5FED1AF0" w:rsidR="00694BBB" w:rsidRDefault="00694BBB" w:rsidP="00694BBB">
      <w:r>
        <w:t>Block and block group designations used in the Census may be modified to accommodate population growth in some regions. As a result, certain blocks which are based on the last Decennial Census, may not map to the block group designations used in the latest 5-year ACS survey. In addition, some statistics may not be reported in the ACS for every block group. Race, ethnicity, and age statistics are generally reported for all block groups. However, low</w:t>
      </w:r>
      <w:r w:rsidR="008906B3">
        <w:t xml:space="preserve"> </w:t>
      </w:r>
      <w:r>
        <w:t xml:space="preserve">income, </w:t>
      </w:r>
      <w:r w:rsidR="00833980">
        <w:lastRenderedPageBreak/>
        <w:t xml:space="preserve">low </w:t>
      </w:r>
      <w:r>
        <w:t xml:space="preserve">educational attainment, </w:t>
      </w:r>
      <w:r w:rsidR="00F61CE8">
        <w:t xml:space="preserve">and </w:t>
      </w:r>
      <w:r w:rsidR="00E54237">
        <w:t>limited English speaking</w:t>
      </w:r>
      <w:r w:rsidR="00092A48">
        <w:t xml:space="preserve"> household</w:t>
      </w:r>
      <w:r>
        <w:t xml:space="preserve"> are not available for some block groups.</w:t>
      </w:r>
      <w:r w:rsidR="00044E39" w:rsidRPr="00044E39">
        <w:t xml:space="preserve"> </w:t>
      </w:r>
    </w:p>
    <w:p w14:paraId="22765CC8" w14:textId="7EF78CF2" w:rsidR="00694BBB" w:rsidRDefault="00694BBB" w:rsidP="00694BBB">
      <w:r>
        <w:t xml:space="preserve">In these cases, </w:t>
      </w:r>
      <w:r w:rsidR="00405E02">
        <w:t>the Proximity Tool</w:t>
      </w:r>
      <w:r>
        <w:t xml:space="preserve"> compute</w:t>
      </w:r>
      <w:r w:rsidR="00405E02">
        <w:t>s</w:t>
      </w:r>
      <w:r>
        <w:t xml:space="preserve"> default estimates for the missing demographic statistics based on the average statistics for the tract in which the block is located. If no tract-level data are available, demographic statistics are estimated based on the statistics of the nearest (non-zero population) block group neighbor to the unmatched block location. This gap-filling exercise is performed separately for each type of demographic data. That is, in the case where some categories of data are available (for instance, race, age and ethnicity) and others are not available (low</w:t>
      </w:r>
      <w:r w:rsidR="008906B3">
        <w:t xml:space="preserve"> </w:t>
      </w:r>
      <w:r>
        <w:t xml:space="preserve">income, educational attainment, </w:t>
      </w:r>
      <w:r w:rsidR="00A67BCE">
        <w:t xml:space="preserve">or </w:t>
      </w:r>
      <w:r w:rsidR="00955D7A">
        <w:t>limited English speaking household</w:t>
      </w:r>
      <w:r>
        <w:t xml:space="preserve">) </w:t>
      </w:r>
      <w:r w:rsidR="00D864FF">
        <w:t>the Proximity Tool</w:t>
      </w:r>
      <w:r>
        <w:t xml:space="preserve"> compute</w:t>
      </w:r>
      <w:r w:rsidR="009A35DC">
        <w:t xml:space="preserve">s </w:t>
      </w:r>
      <w:r>
        <w:t xml:space="preserve">defaults for </w:t>
      </w:r>
      <w:r w:rsidR="009A35DC">
        <w:t xml:space="preserve">only </w:t>
      </w:r>
      <w:r>
        <w:t>the categories of data that are missing.</w:t>
      </w:r>
      <w:r w:rsidR="006D6474" w:rsidRPr="006D6474">
        <w:t xml:space="preserve"> </w:t>
      </w:r>
      <w:r w:rsidR="006D6474">
        <w:t xml:space="preserve">Note: </w:t>
      </w:r>
      <w:commentRangeStart w:id="88"/>
      <w:commentRangeStart w:id="89"/>
      <w:commentRangeStart w:id="90"/>
      <w:commentRangeStart w:id="91"/>
      <w:r w:rsidR="006D6474">
        <w:t>Disability is only available at the tract level and does not need defaulting</w:t>
      </w:r>
      <w:ins w:id="92" w:author="Jill Mozier" w:date="2024-11-06T21:50:00Z" w16du:dateUtc="2024-11-07T02:50:00Z">
        <w:r w:rsidR="00634AF3">
          <w:t xml:space="preserve"> for the 2018-2022 ACS</w:t>
        </w:r>
      </w:ins>
      <w:ins w:id="93" w:author="Jill Mozier" w:date="2024-11-06T21:51:00Z" w16du:dateUtc="2024-11-07T02:51:00Z">
        <w:r w:rsidR="005B43BE">
          <w:t xml:space="preserve">, because </w:t>
        </w:r>
      </w:ins>
      <w:ins w:id="94" w:author="Jill Mozier" w:date="2024-11-06T21:52:00Z" w16du:dateUtc="2024-11-07T02:52:00Z">
        <w:r w:rsidR="00784ED2">
          <w:t>disability data is available for all tracts</w:t>
        </w:r>
      </w:ins>
      <w:ins w:id="95" w:author="Jill Mozier" w:date="2024-11-06T21:50:00Z" w16du:dateUtc="2024-11-07T02:50:00Z">
        <w:r w:rsidR="00446D7C">
          <w:t xml:space="preserve">. However, if </w:t>
        </w:r>
      </w:ins>
      <w:ins w:id="96" w:author="Jill Mozier" w:date="2024-11-06T21:51:00Z" w16du:dateUtc="2024-11-07T02:51:00Z">
        <w:r w:rsidR="00446D7C">
          <w:t>defaulting were needed for future ACS versions, the county average would be used</w:t>
        </w:r>
      </w:ins>
      <w:r w:rsidR="006D6474">
        <w:t>.</w:t>
      </w:r>
      <w:commentRangeEnd w:id="88"/>
      <w:r w:rsidR="00B65AF5">
        <w:rPr>
          <w:rStyle w:val="CommentReference"/>
        </w:rPr>
        <w:commentReference w:id="88"/>
      </w:r>
      <w:commentRangeEnd w:id="89"/>
      <w:r w:rsidR="00CD4C2C">
        <w:rPr>
          <w:rStyle w:val="CommentReference"/>
        </w:rPr>
        <w:commentReference w:id="89"/>
      </w:r>
      <w:commentRangeEnd w:id="90"/>
      <w:r w:rsidR="00157BD9">
        <w:rPr>
          <w:rStyle w:val="CommentReference"/>
        </w:rPr>
        <w:commentReference w:id="90"/>
      </w:r>
      <w:commentRangeEnd w:id="91"/>
      <w:r w:rsidR="00276BA6">
        <w:rPr>
          <w:rStyle w:val="CommentReference"/>
        </w:rPr>
        <w:commentReference w:id="91"/>
      </w:r>
    </w:p>
    <w:p w14:paraId="4DDB1C36" w14:textId="235234B5" w:rsidR="008B2C64" w:rsidRDefault="00694BBB" w:rsidP="00694BBB">
      <w:r>
        <w:t xml:space="preserve">The tract level defaults are computed using weighted averages based on all of the other block groups in the tract for which data are available. </w:t>
      </w:r>
      <w:r w:rsidR="00784935">
        <w:t>Tract level d</w:t>
      </w:r>
      <w:r>
        <w:t>efaults are calculated as follows for race, ethnicity, and age subgroups:</w:t>
      </w:r>
    </w:p>
    <w:p w14:paraId="5984DD06" w14:textId="2586B2E9" w:rsidR="008B2C64" w:rsidRDefault="00746F04" w:rsidP="00746F04">
      <w:pPr>
        <w:pStyle w:val="Equation"/>
      </w:pPr>
      <w:r w:rsidRPr="00746F04">
        <w:t>P(s,T) =  { ∑ P(s,bg/T) × N(t,bg) } ∕ {∑ N(t,bg)}</w:t>
      </w:r>
    </w:p>
    <w:p w14:paraId="5DBBE80F" w14:textId="77777777" w:rsidR="0096081B" w:rsidRDefault="0096081B" w:rsidP="0096081B">
      <w:pPr>
        <w:pStyle w:val="NoIndent"/>
      </w:pPr>
      <w:r>
        <w:t>where:</w:t>
      </w:r>
    </w:p>
    <w:p w14:paraId="0CC261D1" w14:textId="4239BB3B" w:rsidR="0096081B" w:rsidRDefault="0096081B" w:rsidP="0096081B">
      <w:pPr>
        <w:pStyle w:val="WhereList"/>
      </w:pPr>
      <w:r>
        <w:t xml:space="preserve">P(s,T) </w:t>
      </w:r>
      <w:r>
        <w:tab/>
      </w:r>
      <w:r w:rsidR="00F41968">
        <w:t xml:space="preserve">is the </w:t>
      </w:r>
      <w:r>
        <w:t>percentage of people in race, ethnicity, or age subgroup “s”, in tract “T”</w:t>
      </w:r>
    </w:p>
    <w:p w14:paraId="182F44A7" w14:textId="05F0A334" w:rsidR="0096081B" w:rsidRDefault="0096081B" w:rsidP="0096081B">
      <w:pPr>
        <w:pStyle w:val="WhereList"/>
      </w:pPr>
      <w:r>
        <w:t xml:space="preserve">∑ </w:t>
      </w:r>
      <w:r>
        <w:tab/>
        <w:t xml:space="preserve">refers to the summation over all </w:t>
      </w:r>
      <w:r w:rsidR="00501A9E">
        <w:t xml:space="preserve">census </w:t>
      </w:r>
      <w:r>
        <w:t>block groups in tract “T” for which data are available</w:t>
      </w:r>
    </w:p>
    <w:p w14:paraId="68697735" w14:textId="46E47601" w:rsidR="0096081B" w:rsidRDefault="0096081B" w:rsidP="0096081B">
      <w:pPr>
        <w:pStyle w:val="WhereList"/>
      </w:pPr>
      <w:r>
        <w:t xml:space="preserve">P(s,bg/T) </w:t>
      </w:r>
      <w:r>
        <w:tab/>
      </w:r>
      <w:r w:rsidR="00F41968">
        <w:t xml:space="preserve">is the </w:t>
      </w:r>
      <w:r>
        <w:t xml:space="preserve">percentage of people in race, ethnicity, or age subgroup “s”, in </w:t>
      </w:r>
      <w:r w:rsidR="00501A9E">
        <w:t xml:space="preserve">census </w:t>
      </w:r>
      <w:r>
        <w:t>block group “bg” of tract “T”</w:t>
      </w:r>
    </w:p>
    <w:p w14:paraId="3EBEA2B4" w14:textId="69C66217" w:rsidR="008B2C64" w:rsidRDefault="0096081B" w:rsidP="0096081B">
      <w:pPr>
        <w:pStyle w:val="WhereList"/>
      </w:pPr>
      <w:r>
        <w:t xml:space="preserve">N(t,bg) </w:t>
      </w:r>
      <w:r>
        <w:tab/>
      </w:r>
      <w:r w:rsidR="00F41968">
        <w:t xml:space="preserve">is the </w:t>
      </w:r>
      <w:r>
        <w:t xml:space="preserve">total number of people in </w:t>
      </w:r>
      <w:r w:rsidR="00501A9E">
        <w:t xml:space="preserve">census </w:t>
      </w:r>
      <w:r>
        <w:t>block group “bg”</w:t>
      </w:r>
    </w:p>
    <w:p w14:paraId="3E943FB9" w14:textId="05FEED91" w:rsidR="008B2C64" w:rsidRDefault="004713D4" w:rsidP="004713D4">
      <w:pPr>
        <w:pStyle w:val="NoIndent"/>
      </w:pPr>
      <w:r w:rsidRPr="004713D4">
        <w:t>Defaults for low</w:t>
      </w:r>
      <w:r w:rsidR="00B03616">
        <w:t xml:space="preserve"> </w:t>
      </w:r>
      <w:r w:rsidRPr="004713D4">
        <w:t xml:space="preserve">income, educational attainment, </w:t>
      </w:r>
      <w:r w:rsidR="00EA2FA1">
        <w:t xml:space="preserve">and </w:t>
      </w:r>
      <w:r w:rsidR="00432BD0">
        <w:t>limited English speaking household</w:t>
      </w:r>
      <w:r w:rsidR="00C609FB">
        <w:t xml:space="preserve"> </w:t>
      </w:r>
      <w:r w:rsidRPr="004713D4">
        <w:t>are calculated in a similar fashion, except that the population weighting term N is replaced by the population for which low</w:t>
      </w:r>
      <w:r w:rsidR="00532B66">
        <w:t>-</w:t>
      </w:r>
      <w:r w:rsidRPr="004713D4">
        <w:t xml:space="preserve">income status is known, the population over age 25, </w:t>
      </w:r>
      <w:r w:rsidR="009C1D84">
        <w:t xml:space="preserve">and </w:t>
      </w:r>
      <w:r w:rsidRPr="004713D4">
        <w:t>the number of households, respectively.</w:t>
      </w:r>
      <w:r w:rsidR="00EA2FA1">
        <w:t xml:space="preserve"> </w:t>
      </w:r>
    </w:p>
    <w:p w14:paraId="6AF922BB" w14:textId="77777777" w:rsidR="00D217C1" w:rsidRDefault="00D217C1">
      <w:pPr>
        <w:spacing w:after="160" w:line="259" w:lineRule="auto"/>
        <w:ind w:firstLine="0"/>
        <w:rPr>
          <w:rFonts w:eastAsiaTheme="majorEastAsia" w:cstheme="majorBidi"/>
          <w:b/>
          <w:color w:val="000000" w:themeColor="text1"/>
          <w:sz w:val="36"/>
          <w:szCs w:val="32"/>
        </w:rPr>
      </w:pPr>
      <w:r>
        <w:br w:type="page"/>
      </w:r>
    </w:p>
    <w:p w14:paraId="1227F752" w14:textId="6D8D90CE" w:rsidR="008B2C64" w:rsidRDefault="00B64AE9" w:rsidP="000F13A4">
      <w:pPr>
        <w:pStyle w:val="Heading2"/>
      </w:pPr>
      <w:bookmarkStart w:id="97" w:name="_Toc181869522"/>
      <w:r>
        <w:lastRenderedPageBreak/>
        <w:t>Outputs Produced by the Tool</w:t>
      </w:r>
      <w:bookmarkEnd w:id="97"/>
    </w:p>
    <w:p w14:paraId="7713D588" w14:textId="3D1FE4F4" w:rsidR="003E0BAA" w:rsidRDefault="001477F8" w:rsidP="006D01B6">
      <w:r w:rsidRPr="001477F8">
        <w:t xml:space="preserve">The </w:t>
      </w:r>
      <w:r w:rsidR="00352C24">
        <w:t xml:space="preserve">Proximity Tool outputs </w:t>
      </w:r>
      <w:r w:rsidR="004F668C">
        <w:t xml:space="preserve">for each run </w:t>
      </w:r>
      <w:r w:rsidR="00352C24">
        <w:t>are</w:t>
      </w:r>
      <w:r w:rsidR="00E00214">
        <w:t xml:space="preserve"> provided in an Excel</w:t>
      </w:r>
      <w:r w:rsidR="00E00214" w:rsidRPr="00E00214">
        <w:rPr>
          <w:vertAlign w:val="superscript"/>
        </w:rPr>
        <w:t>TM</w:t>
      </w:r>
      <w:r w:rsidR="00E00214">
        <w:t xml:space="preserve"> workbook of results. </w:t>
      </w:r>
      <w:r w:rsidR="0088623E">
        <w:t>Th</w:t>
      </w:r>
      <w:r w:rsidR="00DF00AA">
        <w:t>e workbook will be located in the “output” folder of the Proximity Tool</w:t>
      </w:r>
      <w:r w:rsidR="00AE177B">
        <w:t xml:space="preserve"> with the filename </w:t>
      </w:r>
      <w:r w:rsidR="0042009F">
        <w:t>you</w:t>
      </w:r>
      <w:r w:rsidR="00AE177B">
        <w:t xml:space="preserve"> indicated on the user interface when initiating the run</w:t>
      </w:r>
      <w:r w:rsidR="00572ACA">
        <w:t xml:space="preserve">. </w:t>
      </w:r>
      <w:r w:rsidR="002826BE">
        <w:t>The workbook contains three tabs of spreadsheets</w:t>
      </w:r>
      <w:r w:rsidR="00931BB8">
        <w:t>, described below.</w:t>
      </w:r>
    </w:p>
    <w:p w14:paraId="67EEF3E1" w14:textId="7192D91E" w:rsidR="00E00214" w:rsidRDefault="002826BE" w:rsidP="003E0BAA">
      <w:pPr>
        <w:pStyle w:val="ListParagraph"/>
        <w:numPr>
          <w:ilvl w:val="0"/>
          <w:numId w:val="4"/>
        </w:numPr>
      </w:pPr>
      <w:r w:rsidRPr="00DE651E">
        <w:rPr>
          <w:u w:val="single"/>
        </w:rPr>
        <w:t>Background ReadMe</w:t>
      </w:r>
      <w:r>
        <w:t xml:space="preserve"> tab</w:t>
      </w:r>
      <w:r w:rsidR="00931BB8">
        <w:t>: This first tab</w:t>
      </w:r>
      <w:r w:rsidR="003C5A77">
        <w:t xml:space="preserve"> </w:t>
      </w:r>
      <w:r w:rsidR="00776F32">
        <w:t xml:space="preserve">of the output </w:t>
      </w:r>
      <w:r w:rsidR="003C5A77">
        <w:t>provides brief information on the Proximity Tool including its basic methodology</w:t>
      </w:r>
      <w:r w:rsidR="00617130">
        <w:t>, its development, and the vintage of the Decennial Census population data and ACS demographic data it contains</w:t>
      </w:r>
      <w:r w:rsidR="00931BB8">
        <w:t>.</w:t>
      </w:r>
    </w:p>
    <w:p w14:paraId="34F9F1D5" w14:textId="77777777" w:rsidR="00931BB8" w:rsidRDefault="00931BB8" w:rsidP="00931BB8">
      <w:pPr>
        <w:pStyle w:val="ListParagraph"/>
        <w:ind w:firstLine="0"/>
      </w:pPr>
    </w:p>
    <w:p w14:paraId="76722C4F" w14:textId="436BE42C" w:rsidR="00E97850" w:rsidRDefault="00F83589" w:rsidP="003E0BAA">
      <w:pPr>
        <w:pStyle w:val="ListParagraph"/>
        <w:numPr>
          <w:ilvl w:val="0"/>
          <w:numId w:val="4"/>
        </w:numPr>
      </w:pPr>
      <w:r w:rsidRPr="00DE651E">
        <w:rPr>
          <w:u w:val="single"/>
        </w:rPr>
        <w:t>Facility Demographics</w:t>
      </w:r>
      <w:r>
        <w:t xml:space="preserve"> tab</w:t>
      </w:r>
      <w:r w:rsidR="008970D6">
        <w:t>:</w:t>
      </w:r>
      <w:r w:rsidR="00675D7D">
        <w:t xml:space="preserve"> This second tab </w:t>
      </w:r>
      <w:r w:rsidR="00776F32">
        <w:t xml:space="preserve">of the output </w:t>
      </w:r>
      <w:r w:rsidR="00675D7D">
        <w:t xml:space="preserve">provides both population totals </w:t>
      </w:r>
      <w:r w:rsidR="007871DB">
        <w:t xml:space="preserve">“(pop.)” </w:t>
      </w:r>
      <w:r w:rsidR="00E56EA2">
        <w:t xml:space="preserve">and population percentages </w:t>
      </w:r>
      <w:r w:rsidR="007871DB">
        <w:t xml:space="preserve">“(pop.%)” </w:t>
      </w:r>
      <w:r w:rsidR="00675D7D">
        <w:t xml:space="preserve">by demographic category for the run group as a whole </w:t>
      </w:r>
      <w:r w:rsidR="00624D58">
        <w:t xml:space="preserve">(“Run group total”) </w:t>
      </w:r>
      <w:r w:rsidR="00C86D84">
        <w:t xml:space="preserve">and for each facility/location </w:t>
      </w:r>
      <w:r w:rsidR="006223B6">
        <w:t xml:space="preserve">individually </w:t>
      </w:r>
      <w:r w:rsidR="00C86D84">
        <w:t>analyzed</w:t>
      </w:r>
      <w:r w:rsidR="00E91E3D">
        <w:t xml:space="preserve"> in the run</w:t>
      </w:r>
      <w:r w:rsidR="00410874">
        <w:t>, based on the user</w:t>
      </w:r>
      <w:r w:rsidR="00901C9F">
        <w:t xml:space="preserve"> </w:t>
      </w:r>
      <w:r w:rsidR="00410874">
        <w:t>spe</w:t>
      </w:r>
      <w:r w:rsidR="006332A2">
        <w:t>cified radius around each facility</w:t>
      </w:r>
      <w:r w:rsidR="00E91E3D">
        <w:t xml:space="preserve">. The tab also provides the nationwide population total </w:t>
      </w:r>
      <w:r w:rsidR="003E29BD">
        <w:t xml:space="preserve">and nationwide demographic percentages </w:t>
      </w:r>
      <w:r w:rsidR="00E91E3D">
        <w:t>based on the 2018-2022 ACS</w:t>
      </w:r>
      <w:r w:rsidR="003E29BD">
        <w:t xml:space="preserve">, as well as the </w:t>
      </w:r>
      <w:r w:rsidR="00E90882">
        <w:t>similar</w:t>
      </w:r>
      <w:r w:rsidR="003E29BD">
        <w:t xml:space="preserve"> nationwide </w:t>
      </w:r>
      <w:r w:rsidR="00E90882">
        <w:t xml:space="preserve">population </w:t>
      </w:r>
      <w:r w:rsidR="003E29BD">
        <w:t>total based on the 2020 Decennial Census (for reference, since the block populations provided are based on the Decennial Census).</w:t>
      </w:r>
      <w:r w:rsidR="00367015">
        <w:t xml:space="preserve"> Finally, the tab provides detailed footnotes describing imp</w:t>
      </w:r>
      <w:r w:rsidR="009A5230">
        <w:t>ortant aspects of the methodology and key definitions and assumptions underlying certain demographic categories.</w:t>
      </w:r>
    </w:p>
    <w:p w14:paraId="168DD4C1" w14:textId="77777777" w:rsidR="008D3AAE" w:rsidRDefault="008D3AAE" w:rsidP="008D3AAE">
      <w:pPr>
        <w:pStyle w:val="ListParagraph"/>
      </w:pPr>
    </w:p>
    <w:p w14:paraId="1CD2E60E" w14:textId="0BEF3DDC" w:rsidR="00DD39F2" w:rsidRDefault="008D3AAE" w:rsidP="00DD39F2">
      <w:pPr>
        <w:pStyle w:val="ListParagraph"/>
        <w:numPr>
          <w:ilvl w:val="0"/>
          <w:numId w:val="4"/>
        </w:numPr>
      </w:pPr>
      <w:r w:rsidRPr="002F7397">
        <w:rPr>
          <w:u w:val="single"/>
        </w:rPr>
        <w:t>Sortable %</w:t>
      </w:r>
      <w:r>
        <w:t xml:space="preserve"> tab</w:t>
      </w:r>
      <w:r w:rsidR="00776F32">
        <w:t>: This third tab of the output</w:t>
      </w:r>
      <w:r w:rsidR="00915374">
        <w:t xml:space="preserve"> provides the longitude and latitude of each facility/</w:t>
      </w:r>
      <w:r w:rsidR="0014412D">
        <w:t>location</w:t>
      </w:r>
      <w:r w:rsidR="00E927A1">
        <w:t xml:space="preserve"> analyzed by the Proximity Tool</w:t>
      </w:r>
      <w:r w:rsidR="00D8196C">
        <w:t>, the total population within the user</w:t>
      </w:r>
      <w:r w:rsidR="00901C9F">
        <w:t xml:space="preserve"> </w:t>
      </w:r>
      <w:r w:rsidR="00D8196C">
        <w:t>specified radius around each facility/location and for the group</w:t>
      </w:r>
      <w:r w:rsidR="00E267A4">
        <w:t xml:space="preserve"> as a whole (“</w:t>
      </w:r>
      <w:r w:rsidR="00624D58">
        <w:t>R</w:t>
      </w:r>
      <w:r w:rsidR="00E267A4">
        <w:t>un group total”)</w:t>
      </w:r>
      <w:r w:rsidR="00C256D0">
        <w:t xml:space="preserve">, and </w:t>
      </w:r>
      <w:r w:rsidR="0085278B">
        <w:t xml:space="preserve">the </w:t>
      </w:r>
      <w:r w:rsidR="00E37DE6">
        <w:t>population percentages by demographic category</w:t>
      </w:r>
      <w:r w:rsidR="00A958FC">
        <w:t xml:space="preserve">. </w:t>
      </w:r>
      <w:r w:rsidR="00751054">
        <w:t>Th</w:t>
      </w:r>
      <w:r w:rsidR="005A4ACB">
        <w:t xml:space="preserve">is tab includes only a single row </w:t>
      </w:r>
      <w:r w:rsidR="00D30556">
        <w:t xml:space="preserve">each </w:t>
      </w:r>
      <w:r w:rsidR="005A4ACB">
        <w:t>for the nation</w:t>
      </w:r>
      <w:r w:rsidR="0086411E">
        <w:t>wide demographics</w:t>
      </w:r>
      <w:r w:rsidR="005A4ACB">
        <w:t>, run group</w:t>
      </w:r>
      <w:r w:rsidR="0086411E">
        <w:t xml:space="preserve"> demographics, and individual facility/location demographics and therefore is sortable</w:t>
      </w:r>
      <w:r w:rsidR="00BB1D8D">
        <w:t xml:space="preserve"> by demographic category columns</w:t>
      </w:r>
      <w:r w:rsidR="00B6637D">
        <w:t>, allow</w:t>
      </w:r>
      <w:r w:rsidR="00573EF8">
        <w:t>ing</w:t>
      </w:r>
      <w:r w:rsidR="00B6637D">
        <w:t xml:space="preserve"> for easy comparison</w:t>
      </w:r>
      <w:r w:rsidR="00BB1D8D">
        <w:t>.</w:t>
      </w:r>
    </w:p>
    <w:p w14:paraId="0B281C50" w14:textId="5E0D9DB1" w:rsidR="00DD39F2" w:rsidRDefault="00DD39F2" w:rsidP="002F7397">
      <w:r>
        <w:t>In addition to the Exc</w:t>
      </w:r>
      <w:r w:rsidR="002F7397">
        <w:t>el</w:t>
      </w:r>
      <w:r w:rsidR="002F7397" w:rsidRPr="00497BC3">
        <w:rPr>
          <w:vertAlign w:val="superscript"/>
        </w:rPr>
        <w:t>TM</w:t>
      </w:r>
      <w:r w:rsidR="002F7397">
        <w:t xml:space="preserve"> workbook of results described above, the output folder of the Proximity Tool</w:t>
      </w:r>
      <w:r w:rsidR="00473EA3">
        <w:t xml:space="preserve"> </w:t>
      </w:r>
      <w:r w:rsidR="006B070F">
        <w:t>often</w:t>
      </w:r>
      <w:r w:rsidR="00F54113">
        <w:t xml:space="preserve"> contains a text file </w:t>
      </w:r>
      <w:r w:rsidR="00B27DA1">
        <w:t>list</w:t>
      </w:r>
      <w:r w:rsidR="00B919E1">
        <w:t>ing</w:t>
      </w:r>
      <w:r w:rsidR="00B27DA1">
        <w:t xml:space="preserve"> the </w:t>
      </w:r>
      <w:r w:rsidR="000121EF">
        <w:t>block group IDs tha</w:t>
      </w:r>
      <w:r w:rsidR="0062358F">
        <w:t xml:space="preserve">t </w:t>
      </w:r>
      <w:r w:rsidR="009163F2">
        <w:t>required defaulting, because they are</w:t>
      </w:r>
      <w:r w:rsidR="0062358F">
        <w:t xml:space="preserve"> not </w:t>
      </w:r>
      <w:r w:rsidR="009163F2">
        <w:t>included</w:t>
      </w:r>
      <w:r w:rsidR="0062358F">
        <w:t xml:space="preserve"> in the 2018-2022 ACS</w:t>
      </w:r>
      <w:r w:rsidR="00F54113">
        <w:t>.</w:t>
      </w:r>
      <w:r w:rsidR="003B55C8">
        <w:t xml:space="preserve"> </w:t>
      </w:r>
      <w:r w:rsidR="002E174F">
        <w:t xml:space="preserve">This </w:t>
      </w:r>
      <w:r w:rsidR="00EB2C39">
        <w:t>defaulting allows all block</w:t>
      </w:r>
      <w:r w:rsidR="0075698F">
        <w:t xml:space="preserve"> population</w:t>
      </w:r>
      <w:r w:rsidR="00EB2C39">
        <w:t>s located within the user</w:t>
      </w:r>
      <w:r w:rsidR="00901C9F">
        <w:t xml:space="preserve"> </w:t>
      </w:r>
      <w:r w:rsidR="00EB2C39">
        <w:t xml:space="preserve">specified radius </w:t>
      </w:r>
      <w:r w:rsidR="0075698F">
        <w:t>to be represented in the run, even blocks that do not map directly to a block group</w:t>
      </w:r>
      <w:r w:rsidR="003842D2">
        <w:t>.</w:t>
      </w:r>
      <w:r w:rsidR="00EB2C39">
        <w:t xml:space="preserve"> </w:t>
      </w:r>
      <w:r w:rsidR="008A6188">
        <w:t xml:space="preserve">The reasons and methodology for defaulting are </w:t>
      </w:r>
      <w:r w:rsidR="003842D2">
        <w:t>discussed in more detail</w:t>
      </w:r>
      <w:r w:rsidR="008A6188">
        <w:t xml:space="preserve"> in </w:t>
      </w:r>
      <w:hyperlink w:anchor="Defaults" w:history="1">
        <w:r w:rsidR="008A6188" w:rsidRPr="00E43F01">
          <w:rPr>
            <w:rStyle w:val="Hyperlink"/>
          </w:rPr>
          <w:t>Section 4.6</w:t>
        </w:r>
      </w:hyperlink>
      <w:r w:rsidR="008A6188">
        <w:t xml:space="preserve">. </w:t>
      </w:r>
      <w:r w:rsidR="003B55C8">
        <w:t>In general, the larger the radius</w:t>
      </w:r>
      <w:r w:rsidR="008A6188">
        <w:t>, the more defaulting that will be necessary</w:t>
      </w:r>
      <w:r w:rsidR="00206605">
        <w:t>, because more census blocks are analyzed</w:t>
      </w:r>
      <w:r w:rsidR="008A6188">
        <w:t>.</w:t>
      </w:r>
      <w:r w:rsidR="00423610">
        <w:t xml:space="preserve"> However, it should be noted that there </w:t>
      </w:r>
      <w:r w:rsidR="00810BD2">
        <w:t xml:space="preserve">are </w:t>
      </w:r>
      <w:commentRangeStart w:id="98"/>
      <w:commentRangeStart w:id="99"/>
      <w:r w:rsidR="00810BD2">
        <w:t xml:space="preserve">over 8 million census blocks in the </w:t>
      </w:r>
      <w:r w:rsidR="00AF5917">
        <w:t xml:space="preserve">2020 Decennial Census with nearly 6 million of them populated. </w:t>
      </w:r>
      <w:commentRangeEnd w:id="98"/>
      <w:r w:rsidR="00B65AF5">
        <w:rPr>
          <w:rStyle w:val="CommentReference"/>
        </w:rPr>
        <w:commentReference w:id="98"/>
      </w:r>
      <w:commentRangeEnd w:id="99"/>
      <w:r w:rsidR="00CD4C2C">
        <w:rPr>
          <w:rStyle w:val="CommentReference"/>
        </w:rPr>
        <w:commentReference w:id="99"/>
      </w:r>
      <w:r w:rsidR="00AF5917">
        <w:t xml:space="preserve">Therefore, even a seemingly long list of </w:t>
      </w:r>
      <w:r w:rsidR="008B3FFC">
        <w:t xml:space="preserve">defaulted block </w:t>
      </w:r>
      <w:r w:rsidR="009304EF">
        <w:t xml:space="preserve">group </w:t>
      </w:r>
      <w:r w:rsidR="008B3FFC">
        <w:t xml:space="preserve">IDs </w:t>
      </w:r>
      <w:r w:rsidR="00F657BD">
        <w:t>i</w:t>
      </w:r>
      <w:r w:rsidR="004315EB">
        <w:t xml:space="preserve">n this text file </w:t>
      </w:r>
      <w:r w:rsidR="008B3FFC">
        <w:t>will generally represent a small fraction of the blocks analyzed by the Proximity Tool in the run.</w:t>
      </w:r>
      <w:r w:rsidR="009304EF">
        <w:t xml:space="preserve"> Note: If no defaulting is necessary at all, no text file will be pr</w:t>
      </w:r>
      <w:r w:rsidR="000F6065">
        <w:t>esent in the outputs folder.</w:t>
      </w:r>
    </w:p>
    <w:p w14:paraId="0C1EEE39" w14:textId="7EAE1E42" w:rsidR="00DB6A2F" w:rsidRDefault="001477F8" w:rsidP="00BD4237">
      <w:r w:rsidRPr="001477F8">
        <w:t xml:space="preserve"> </w:t>
      </w:r>
      <w:r w:rsidR="00F22C34">
        <w:t xml:space="preserve">A sample summary of </w:t>
      </w:r>
      <w:r w:rsidR="006839DA">
        <w:t xml:space="preserve">Proximity Tool results for 130 facilities analyzed at a radius of 5 km is provided </w:t>
      </w:r>
      <w:r w:rsidR="007875BE">
        <w:t>in</w:t>
      </w:r>
      <w:r w:rsidRPr="001477F8">
        <w:t xml:space="preserve"> </w:t>
      </w:r>
      <w:r w:rsidRPr="00283C83">
        <w:rPr>
          <w:b/>
          <w:bCs/>
        </w:rPr>
        <w:t xml:space="preserve">Table </w:t>
      </w:r>
      <w:r w:rsidR="007875BE">
        <w:rPr>
          <w:b/>
          <w:bCs/>
        </w:rPr>
        <w:t>3</w:t>
      </w:r>
      <w:r w:rsidR="007875BE">
        <w:t>.</w:t>
      </w:r>
      <w:r w:rsidRPr="001477F8">
        <w:t xml:space="preserve"> </w:t>
      </w:r>
      <w:r w:rsidR="00AF57C7">
        <w:t xml:space="preserve">In this example, </w:t>
      </w:r>
      <w:r w:rsidR="0047549B">
        <w:t xml:space="preserve">the Proximity Tool identified census block centroids with </w:t>
      </w:r>
      <w:r w:rsidR="006E6FF9">
        <w:t>approximately 6,</w:t>
      </w:r>
      <w:r w:rsidR="00BB4E34">
        <w:t>180,000 people living within 5 km</w:t>
      </w:r>
      <w:r w:rsidR="00391508">
        <w:t xml:space="preserve"> of the 130 facilities as a group</w:t>
      </w:r>
      <w:r w:rsidR="00BB4E34">
        <w:t>.</w:t>
      </w:r>
      <w:r w:rsidR="00B04B7B">
        <w:t xml:space="preserve"> </w:t>
      </w:r>
      <w:r w:rsidR="00580A1C">
        <w:t xml:space="preserve">The demographic breakdown of these 6,180,000 people </w:t>
      </w:r>
      <w:r w:rsidR="00053E3D">
        <w:t>was provided by the Proximity Tool</w:t>
      </w:r>
      <w:r w:rsidR="00142E04">
        <w:t xml:space="preserve"> and t</w:t>
      </w:r>
      <w:r w:rsidR="00DB6A2F" w:rsidRPr="00DB6A2F">
        <w:t xml:space="preserve">he results presented in Table </w:t>
      </w:r>
      <w:r w:rsidR="00142E04">
        <w:t>3</w:t>
      </w:r>
      <w:r w:rsidR="00DB6A2F" w:rsidRPr="00DB6A2F">
        <w:t xml:space="preserve"> indicate that the population percentages for certain demographic </w:t>
      </w:r>
      <w:r w:rsidR="00DB6A2F" w:rsidRPr="00DB6A2F">
        <w:lastRenderedPageBreak/>
        <w:t xml:space="preserve">groups within 5 km of the </w:t>
      </w:r>
      <w:r w:rsidR="009F1CF6">
        <w:t>facilities</w:t>
      </w:r>
      <w:r w:rsidR="00DB6A2F" w:rsidRPr="00DB6A2F">
        <w:t xml:space="preserve"> are greater than the corresponding nationwide percentages for those same demographics. The demographic percentage for populations residing within 5 km of </w:t>
      </w:r>
      <w:r w:rsidR="009F1CF6">
        <w:t>the facilities</w:t>
      </w:r>
      <w:r w:rsidR="00DB6A2F" w:rsidRPr="00DB6A2F">
        <w:t xml:space="preserve"> is </w:t>
      </w:r>
      <w:r w:rsidR="00602E1B">
        <w:t>6</w:t>
      </w:r>
      <w:r w:rsidR="00DB6A2F" w:rsidRPr="00DB6A2F">
        <w:t xml:space="preserve"> percentage points greater than its corresponding nationwide percentage for the People of Color population (4</w:t>
      </w:r>
      <w:r w:rsidR="00602E1B">
        <w:t>8</w:t>
      </w:r>
      <w:r w:rsidR="00DB6A2F" w:rsidRPr="00DB6A2F">
        <w:t>% within 5 km of the facilities compared to 4</w:t>
      </w:r>
      <w:r w:rsidR="00602E1B">
        <w:t>2</w:t>
      </w:r>
      <w:r w:rsidR="00DB6A2F" w:rsidRPr="00DB6A2F">
        <w:t xml:space="preserve">% nationwide), </w:t>
      </w:r>
      <w:r w:rsidR="00A1081A">
        <w:t>6</w:t>
      </w:r>
      <w:r w:rsidR="00A1081A" w:rsidRPr="00DB6A2F">
        <w:t xml:space="preserve"> percentage points greater than its corresponding nationwide percentage for </w:t>
      </w:r>
      <w:r w:rsidR="00A1081A">
        <w:t xml:space="preserve">people </w:t>
      </w:r>
      <w:r w:rsidR="001A1CD7">
        <w:t>aged 18 to 64 years old</w:t>
      </w:r>
      <w:r w:rsidR="00A1081A" w:rsidRPr="00DB6A2F">
        <w:t xml:space="preserve"> (</w:t>
      </w:r>
      <w:r w:rsidR="001A1CD7">
        <w:t>67</w:t>
      </w:r>
      <w:r w:rsidR="00A1081A" w:rsidRPr="00DB6A2F">
        <w:t xml:space="preserve">% within 5 km of the facilities compared to </w:t>
      </w:r>
      <w:r w:rsidR="001A1CD7">
        <w:t>61</w:t>
      </w:r>
      <w:r w:rsidR="00A1081A" w:rsidRPr="00DB6A2F">
        <w:t>% nationwide)</w:t>
      </w:r>
      <w:r w:rsidR="001A1CD7">
        <w:t>,</w:t>
      </w:r>
      <w:r w:rsidR="005257FD">
        <w:t xml:space="preserve"> 3 percentage points greater than its corresponding nationwide percentage for the Asian population (9% within 5 km of the facilities compared to 6% nationwide),</w:t>
      </w:r>
      <w:r w:rsidR="00D625F1">
        <w:t xml:space="preserve"> </w:t>
      </w:r>
      <w:r w:rsidR="00D625F1" w:rsidRPr="00DB6A2F">
        <w:t xml:space="preserve">2 percentage points greater </w:t>
      </w:r>
      <w:r w:rsidR="007566FB">
        <w:t xml:space="preserve">than its corresponding nationwide percentage </w:t>
      </w:r>
      <w:r w:rsidR="00D625F1" w:rsidRPr="00DB6A2F">
        <w:t>for the Black population (14% within 5 km of the facilities compared to 12% nationwide)</w:t>
      </w:r>
      <w:r w:rsidR="00D625F1">
        <w:t xml:space="preserve">, </w:t>
      </w:r>
      <w:del w:id="100" w:author="Jill Mozier" w:date="2024-11-06T21:58:00Z" w16du:dateUtc="2024-11-07T02:58:00Z">
        <w:r w:rsidR="00D625F1" w:rsidDel="006F6061">
          <w:delText xml:space="preserve">and </w:delText>
        </w:r>
      </w:del>
      <w:r w:rsidR="00DB6A2F" w:rsidRPr="00DB6A2F">
        <w:t>2 percentage points greater than its corresponding nationwide percentage for people living below the poverty level (</w:t>
      </w:r>
      <w:r w:rsidR="00BD4237">
        <w:t>15</w:t>
      </w:r>
      <w:r w:rsidR="00DB6A2F" w:rsidRPr="00DB6A2F">
        <w:t xml:space="preserve">% within 5 km of the facilities compared to </w:t>
      </w:r>
      <w:r w:rsidR="00BD4237">
        <w:t>13</w:t>
      </w:r>
      <w:r w:rsidR="00DB6A2F" w:rsidRPr="00DB6A2F">
        <w:t>% nationwide)</w:t>
      </w:r>
      <w:ins w:id="101" w:author="Jill Mozier" w:date="2024-11-06T21:58:00Z" w16du:dateUtc="2024-11-07T02:58:00Z">
        <w:r w:rsidR="006F6061">
          <w:t xml:space="preserve">, </w:t>
        </w:r>
      </w:ins>
      <w:ins w:id="102" w:author="Jill Mozier" w:date="2024-11-06T22:02:00Z" w16du:dateUtc="2024-11-07T03:02:00Z">
        <w:r w:rsidR="00981549">
          <w:t xml:space="preserve">1 percentage point greater than its corresponding nationwide percentage for people living in limited English speaking households (6% within 5 km of the facilities compared to 5% nationwide), </w:t>
        </w:r>
      </w:ins>
      <w:ins w:id="103" w:author="Jill Mozier" w:date="2024-11-06T22:01:00Z" w16du:dateUtc="2024-11-07T03:01:00Z">
        <w:r w:rsidR="00992A2C" w:rsidRPr="00992A2C">
          <w:t xml:space="preserve">1 percentage point greater than its corresponding nationwide percentage for </w:t>
        </w:r>
        <w:r w:rsidR="00992A2C">
          <w:t>people with o</w:t>
        </w:r>
      </w:ins>
      <w:ins w:id="104" w:author="Jill Mozier" w:date="2024-11-06T22:02:00Z" w16du:dateUtc="2024-11-07T03:02:00Z">
        <w:r w:rsidR="00992A2C">
          <w:t>ne or more disabilities</w:t>
        </w:r>
      </w:ins>
      <w:ins w:id="105" w:author="Jill Mozier" w:date="2024-11-06T22:01:00Z" w16du:dateUtc="2024-11-07T03:01:00Z">
        <w:r w:rsidR="00992A2C" w:rsidRPr="00992A2C">
          <w:t xml:space="preserve"> (</w:t>
        </w:r>
      </w:ins>
      <w:ins w:id="106" w:author="Jill Mozier" w:date="2024-11-06T22:02:00Z" w16du:dateUtc="2024-11-07T03:02:00Z">
        <w:r w:rsidR="00992A2C">
          <w:t>13</w:t>
        </w:r>
      </w:ins>
      <w:ins w:id="107" w:author="Jill Mozier" w:date="2024-11-06T22:01:00Z" w16du:dateUtc="2024-11-07T03:01:00Z">
        <w:r w:rsidR="00992A2C" w:rsidRPr="00992A2C">
          <w:t>% within 5 km of the facilities compared to 1</w:t>
        </w:r>
      </w:ins>
      <w:ins w:id="108" w:author="Jill Mozier" w:date="2024-11-06T22:02:00Z" w16du:dateUtc="2024-11-07T03:02:00Z">
        <w:r w:rsidR="00992A2C">
          <w:t>2</w:t>
        </w:r>
      </w:ins>
      <w:ins w:id="109" w:author="Jill Mozier" w:date="2024-11-06T22:01:00Z" w16du:dateUtc="2024-11-07T03:01:00Z">
        <w:r w:rsidR="00992A2C" w:rsidRPr="00992A2C">
          <w:t>% nationwide)</w:t>
        </w:r>
        <w:r w:rsidR="00992A2C">
          <w:t xml:space="preserve">, </w:t>
        </w:r>
      </w:ins>
      <w:ins w:id="110" w:author="Jill Mozier" w:date="2024-11-06T21:58:00Z" w16du:dateUtc="2024-11-07T02:58:00Z">
        <w:r w:rsidR="006F6061">
          <w:t>1 per</w:t>
        </w:r>
      </w:ins>
      <w:ins w:id="111" w:author="Jill Mozier" w:date="2024-11-06T21:59:00Z" w16du:dateUtc="2024-11-07T02:59:00Z">
        <w:r w:rsidR="006F6061">
          <w:t>centage point greater than its corresponding nationwide percentage for the Hispanic population (</w:t>
        </w:r>
        <w:r w:rsidR="00384238">
          <w:t xml:space="preserve">20% within 5 km of the facilities compared to </w:t>
        </w:r>
      </w:ins>
      <w:ins w:id="112" w:author="Jill Mozier" w:date="2024-11-06T22:00:00Z" w16du:dateUtc="2024-11-07T03:00:00Z">
        <w:r w:rsidR="00384238">
          <w:t>19% nationwide)</w:t>
        </w:r>
      </w:ins>
      <w:ins w:id="113" w:author="Jill Mozier" w:date="2024-11-06T22:04:00Z" w16du:dateUtc="2024-11-07T03:04:00Z">
        <w:r w:rsidR="009B63FB">
          <w:t>, and 1</w:t>
        </w:r>
        <w:r w:rsidR="009B63FB" w:rsidRPr="00DB6A2F">
          <w:t xml:space="preserve"> percentage point greater than its corresponding nationwide percentage for people living below </w:t>
        </w:r>
        <w:r w:rsidR="009B63FB">
          <w:t xml:space="preserve">twice </w:t>
        </w:r>
        <w:r w:rsidR="009B63FB" w:rsidRPr="00DB6A2F">
          <w:t>the poverty level (</w:t>
        </w:r>
        <w:r w:rsidR="009B63FB">
          <w:t>30</w:t>
        </w:r>
        <w:r w:rsidR="009B63FB" w:rsidRPr="00DB6A2F">
          <w:t xml:space="preserve">% within 5 km of the facilities compared to </w:t>
        </w:r>
        <w:r w:rsidR="009B63FB">
          <w:t>29</w:t>
        </w:r>
        <w:r w:rsidR="009B63FB" w:rsidRPr="00DB6A2F">
          <w:t>% nationwide)</w:t>
        </w:r>
      </w:ins>
      <w:r w:rsidR="00DB6A2F" w:rsidRPr="00DB6A2F">
        <w:t xml:space="preserve">. </w:t>
      </w:r>
      <w:commentRangeStart w:id="114"/>
      <w:commentRangeStart w:id="115"/>
      <w:r w:rsidR="00DB6A2F" w:rsidRPr="00DB6A2F">
        <w:t xml:space="preserve">The remaining demographic groups within 5 km of </w:t>
      </w:r>
      <w:r w:rsidR="00624A73">
        <w:t>the facilities</w:t>
      </w:r>
      <w:r w:rsidR="00DB6A2F" w:rsidRPr="00DB6A2F">
        <w:t xml:space="preserve"> are less than </w:t>
      </w:r>
      <w:ins w:id="116" w:author="Jill Mozier" w:date="2024-11-07T10:49:00Z" w16du:dateUtc="2024-11-07T15:49:00Z">
        <w:r w:rsidR="001C50D5">
          <w:t xml:space="preserve">or equal to </w:t>
        </w:r>
      </w:ins>
      <w:del w:id="117" w:author="Jill Mozier" w:date="2024-11-06T21:58:00Z" w16du:dateUtc="2024-11-07T02:58:00Z">
        <w:r w:rsidR="00DB6A2F" w:rsidRPr="00DB6A2F" w:rsidDel="00E2075A">
          <w:delText xml:space="preserve">or within 1 percentage point </w:delText>
        </w:r>
        <w:r w:rsidR="00BD4237" w:rsidDel="00E2075A">
          <w:delText>of</w:delText>
        </w:r>
        <w:r w:rsidR="00DB6A2F" w:rsidRPr="00DB6A2F" w:rsidDel="00E2075A">
          <w:delText xml:space="preserve"> </w:delText>
        </w:r>
      </w:del>
      <w:r w:rsidR="00DB6A2F" w:rsidRPr="00DB6A2F">
        <w:t>the corresponding nationwide percentages</w:t>
      </w:r>
      <w:r w:rsidR="00896A2C">
        <w:t>.</w:t>
      </w:r>
      <w:commentRangeEnd w:id="114"/>
      <w:r w:rsidR="00B65AF5">
        <w:rPr>
          <w:rStyle w:val="CommentReference"/>
        </w:rPr>
        <w:commentReference w:id="114"/>
      </w:r>
      <w:commentRangeEnd w:id="115"/>
      <w:r w:rsidR="00107D57">
        <w:rPr>
          <w:rStyle w:val="CommentReference"/>
        </w:rPr>
        <w:commentReference w:id="115"/>
      </w:r>
    </w:p>
    <w:p w14:paraId="7A0635FD" w14:textId="31CC7E74" w:rsidR="008151EB" w:rsidRDefault="002916F4" w:rsidP="00BD4237">
      <w:r>
        <w:t>As noted above in this section,</w:t>
      </w:r>
      <w:r w:rsidR="008151EB">
        <w:t xml:space="preserve"> the</w:t>
      </w:r>
      <w:r w:rsidR="00BA1CCC">
        <w:t xml:space="preserve"> Proximity Tool’s actual</w:t>
      </w:r>
      <w:r w:rsidR="008151EB">
        <w:t xml:space="preserve"> Excel</w:t>
      </w:r>
      <w:r w:rsidR="008151EB" w:rsidRPr="004F1A02">
        <w:rPr>
          <w:vertAlign w:val="superscript"/>
        </w:rPr>
        <w:t>TM</w:t>
      </w:r>
      <w:r w:rsidR="008151EB">
        <w:t xml:space="preserve"> workbook outputs will also contain population counts and demographic percentages for the 130 individual facilities</w:t>
      </w:r>
      <w:r w:rsidR="00077064">
        <w:t xml:space="preserve">. </w:t>
      </w:r>
      <w:ins w:id="118" w:author="Jill Mozier" w:date="2024-11-07T09:53:00Z" w16du:dateUtc="2024-11-07T14:53:00Z">
        <w:r w:rsidR="005B1287">
          <w:t xml:space="preserve">Note: </w:t>
        </w:r>
      </w:ins>
      <w:r w:rsidR="00077064">
        <w:t xml:space="preserve">Table 3 </w:t>
      </w:r>
      <w:ins w:id="119" w:author="Jill Mozier" w:date="2024-11-07T09:52:00Z" w16du:dateUtc="2024-11-07T14:52:00Z">
        <w:r w:rsidR="00391C32">
          <w:t>is not an actual output</w:t>
        </w:r>
        <w:r w:rsidR="0042036B">
          <w:t xml:space="preserve"> from the P</w:t>
        </w:r>
      </w:ins>
      <w:ins w:id="120" w:author="Jill Mozier" w:date="2024-11-07T09:53:00Z" w16du:dateUtc="2024-11-07T14:53:00Z">
        <w:r w:rsidR="0042036B">
          <w:t xml:space="preserve">roximity Tool, but rather a table created using those outputs; it </w:t>
        </w:r>
      </w:ins>
      <w:r w:rsidR="00077064">
        <w:t xml:space="preserve">merely represents a summary of the </w:t>
      </w:r>
      <w:r w:rsidR="00FB4241">
        <w:t xml:space="preserve">run group demographic results </w:t>
      </w:r>
      <w:r w:rsidR="00AD6B4A">
        <w:t xml:space="preserve">along with </w:t>
      </w:r>
      <w:r w:rsidR="00077064">
        <w:t>the nationwide demographic breakdown</w:t>
      </w:r>
      <w:r w:rsidR="00AD6B4A">
        <w:t xml:space="preserve"> for comparison</w:t>
      </w:r>
      <w:r w:rsidR="00077064">
        <w:t>.</w:t>
      </w:r>
      <w:ins w:id="121" w:author="Jill Mozier" w:date="2024-11-07T09:51:00Z" w16du:dateUtc="2024-11-07T14:51:00Z">
        <w:r w:rsidR="0034018C">
          <w:t xml:space="preserve"> </w:t>
        </w:r>
        <w:r w:rsidR="00324F21">
          <w:t>Following Table 3</w:t>
        </w:r>
        <w:r w:rsidR="00D23ECD">
          <w:t>, Figure</w:t>
        </w:r>
      </w:ins>
      <w:ins w:id="122" w:author="Jill Mozier" w:date="2024-11-07T10:01:00Z" w16du:dateUtc="2024-11-07T15:01:00Z">
        <w:r w:rsidR="00072353">
          <w:t>s</w:t>
        </w:r>
      </w:ins>
      <w:ins w:id="123" w:author="Jill Mozier" w:date="2024-11-07T09:51:00Z" w16du:dateUtc="2024-11-07T14:51:00Z">
        <w:r w:rsidR="00D23ECD">
          <w:t xml:space="preserve"> </w:t>
        </w:r>
      </w:ins>
      <w:ins w:id="124" w:author="Jill Mozier" w:date="2024-11-07T10:03:00Z" w16du:dateUtc="2024-11-07T15:03:00Z">
        <w:r w:rsidR="00496860">
          <w:t>2</w:t>
        </w:r>
      </w:ins>
      <w:ins w:id="125" w:author="Jill Mozier" w:date="2024-11-07T10:01:00Z" w16du:dateUtc="2024-11-07T15:01:00Z">
        <w:r w:rsidR="00072353">
          <w:t xml:space="preserve"> and </w:t>
        </w:r>
      </w:ins>
      <w:ins w:id="126" w:author="Jill Mozier" w:date="2024-11-07T10:03:00Z" w16du:dateUtc="2024-11-07T15:03:00Z">
        <w:r w:rsidR="00496860">
          <w:t>3</w:t>
        </w:r>
      </w:ins>
      <w:ins w:id="127" w:author="Jill Mozier" w:date="2024-11-07T09:51:00Z" w16du:dateUtc="2024-11-07T14:51:00Z">
        <w:r w:rsidR="00D23ECD">
          <w:t xml:space="preserve"> show two spreadsheet tab</w:t>
        </w:r>
      </w:ins>
      <w:ins w:id="128" w:author="Jill Mozier" w:date="2024-11-07T09:52:00Z" w16du:dateUtc="2024-11-07T14:52:00Z">
        <w:r w:rsidR="00D23ECD">
          <w:t xml:space="preserve">s </w:t>
        </w:r>
      </w:ins>
      <w:ins w:id="129" w:author="Jill Mozier" w:date="2024-11-07T09:54:00Z" w16du:dateUtc="2024-11-07T14:54:00Z">
        <w:r w:rsidR="00923B26">
          <w:t xml:space="preserve">as an example of the </w:t>
        </w:r>
      </w:ins>
      <w:ins w:id="130" w:author="Jill Mozier" w:date="2024-11-07T10:01:00Z" w16du:dateUtc="2024-11-07T15:01:00Z">
        <w:r w:rsidR="00072353">
          <w:t xml:space="preserve">Excel workbook </w:t>
        </w:r>
      </w:ins>
      <w:ins w:id="131" w:author="Jill Mozier" w:date="2024-11-07T09:54:00Z" w16du:dateUtc="2024-11-07T14:54:00Z">
        <w:r w:rsidR="00923B26">
          <w:t xml:space="preserve">output </w:t>
        </w:r>
      </w:ins>
      <w:ins w:id="132" w:author="Jill Mozier" w:date="2024-11-07T09:52:00Z" w16du:dateUtc="2024-11-07T14:52:00Z">
        <w:r w:rsidR="00D23ECD">
          <w:t xml:space="preserve">generated by the Proximity Tool for a different run of 10 facilities at a radius of </w:t>
        </w:r>
      </w:ins>
      <w:ins w:id="133" w:author="Jill Mozier" w:date="2024-11-07T10:01:00Z" w16du:dateUtc="2024-11-07T15:01:00Z">
        <w:r w:rsidR="006E5AED">
          <w:t>1</w:t>
        </w:r>
      </w:ins>
      <w:ins w:id="134" w:author="Jill Mozier" w:date="2024-11-07T09:52:00Z" w16du:dateUtc="2024-11-07T14:52:00Z">
        <w:r w:rsidR="00D23ECD">
          <w:t xml:space="preserve"> km.</w:t>
        </w:r>
      </w:ins>
      <w:ins w:id="135" w:author="Jill Mozier" w:date="2024-11-07T10:13:00Z" w16du:dateUtc="2024-11-07T15:13:00Z">
        <w:r w:rsidR="00167673">
          <w:t xml:space="preserve"> </w:t>
        </w:r>
        <w:r w:rsidR="00167673" w:rsidRPr="00882671">
          <w:rPr>
            <w:b/>
            <w:bCs/>
            <w:rPrChange w:id="136" w:author="Jill Mozier" w:date="2024-11-07T10:37:00Z" w16du:dateUtc="2024-11-07T15:37:00Z">
              <w:rPr/>
            </w:rPrChange>
          </w:rPr>
          <w:t>Figure 2</w:t>
        </w:r>
        <w:r w:rsidR="00167673">
          <w:t xml:space="preserve"> shows the “Facility Demographics” tab</w:t>
        </w:r>
      </w:ins>
      <w:ins w:id="137" w:author="Jill Mozier" w:date="2024-11-07T10:14:00Z" w16du:dateUtc="2024-11-07T15:14:00Z">
        <w:r w:rsidR="00167673">
          <w:t xml:space="preserve"> of the Proximity Tool output</w:t>
        </w:r>
        <w:r w:rsidR="009B11EA">
          <w:t xml:space="preserve">, which </w:t>
        </w:r>
        <w:r w:rsidR="00C137AF">
          <w:t xml:space="preserve">provides rows for both population </w:t>
        </w:r>
      </w:ins>
      <w:ins w:id="138" w:author="Jill Mozier" w:date="2024-11-07T10:15:00Z" w16du:dateUtc="2024-11-07T15:15:00Z">
        <w:r w:rsidR="008E4268">
          <w:t>counts</w:t>
        </w:r>
      </w:ins>
      <w:ins w:id="139" w:author="Jill Mozier" w:date="2024-11-07T10:14:00Z" w16du:dateUtc="2024-11-07T15:14:00Z">
        <w:r w:rsidR="00C137AF">
          <w:t xml:space="preserve"> and </w:t>
        </w:r>
      </w:ins>
      <w:ins w:id="140" w:author="Jill Mozier" w:date="2024-11-07T10:15:00Z" w16du:dateUtc="2024-11-07T15:15:00Z">
        <w:r w:rsidR="00C137AF">
          <w:t xml:space="preserve">population </w:t>
        </w:r>
        <w:r w:rsidR="008E4268">
          <w:t>percentage</w:t>
        </w:r>
      </w:ins>
      <w:ins w:id="141" w:author="Jill Mozier" w:date="2024-11-07T10:16:00Z" w16du:dateUtc="2024-11-07T15:16:00Z">
        <w:r w:rsidR="00932333">
          <w:t>s for each demographic category analyzed in the run</w:t>
        </w:r>
      </w:ins>
      <w:ins w:id="142" w:author="Jill Mozier" w:date="2024-11-07T10:15:00Z" w16du:dateUtc="2024-11-07T15:15:00Z">
        <w:r w:rsidR="00C137AF">
          <w:t xml:space="preserve">. </w:t>
        </w:r>
        <w:r w:rsidR="00C137AF" w:rsidRPr="00882671">
          <w:rPr>
            <w:b/>
            <w:bCs/>
            <w:rPrChange w:id="143" w:author="Jill Mozier" w:date="2024-11-07T10:37:00Z" w16du:dateUtc="2024-11-07T15:37:00Z">
              <w:rPr/>
            </w:rPrChange>
          </w:rPr>
          <w:t>Figure 3</w:t>
        </w:r>
        <w:r w:rsidR="00C137AF">
          <w:t xml:space="preserve"> shows the “Sortable %” tab</w:t>
        </w:r>
        <w:r w:rsidR="008E4268">
          <w:t xml:space="preserve">, which provides </w:t>
        </w:r>
      </w:ins>
      <w:ins w:id="144" w:author="Jill Mozier" w:date="2024-11-07T10:16:00Z" w16du:dateUtc="2024-11-07T15:16:00Z">
        <w:r w:rsidR="00C71DEA">
          <w:t xml:space="preserve">one </w:t>
        </w:r>
      </w:ins>
      <w:ins w:id="145" w:author="Jill Mozier" w:date="2024-11-07T10:17:00Z" w16du:dateUtc="2024-11-07T15:17:00Z">
        <w:r w:rsidR="00C71DEA">
          <w:t>row for each facility</w:t>
        </w:r>
        <w:r w:rsidR="00084657">
          <w:t xml:space="preserve"> including the total population count for</w:t>
        </w:r>
      </w:ins>
      <w:ins w:id="146" w:author="Jill Mozier" w:date="2024-11-07T10:18:00Z" w16du:dateUtc="2024-11-07T15:18:00Z">
        <w:r w:rsidR="00084657">
          <w:t xml:space="preserve"> each facility and the percentage breakdown</w:t>
        </w:r>
        <w:r w:rsidR="008F75BC">
          <w:t xml:space="preserve"> per demographic category</w:t>
        </w:r>
      </w:ins>
      <w:ins w:id="147" w:author="Jill Mozier" w:date="2024-11-07T10:37:00Z" w16du:dateUtc="2024-11-07T15:37:00Z">
        <w:r w:rsidR="00BB0511">
          <w:t>,</w:t>
        </w:r>
      </w:ins>
      <w:ins w:id="148" w:author="Jill Mozier" w:date="2024-11-07T10:18:00Z" w16du:dateUtc="2024-11-07T15:18:00Z">
        <w:r w:rsidR="00394B19">
          <w:t xml:space="preserve"> in a </w:t>
        </w:r>
      </w:ins>
      <w:ins w:id="149" w:author="Jill Mozier" w:date="2024-11-07T10:38:00Z" w16du:dateUtc="2024-11-07T15:38:00Z">
        <w:r w:rsidR="00BB0511">
          <w:t>format suitable to sorting</w:t>
        </w:r>
        <w:r w:rsidR="00694879">
          <w:t>.</w:t>
        </w:r>
      </w:ins>
      <w:del w:id="150" w:author="Jill Mozier" w:date="2024-11-07T09:51:00Z" w16du:dateUtc="2024-11-07T14:51:00Z">
        <w:r w:rsidR="008151EB" w:rsidDel="00D23ECD">
          <w:delText xml:space="preserve"> </w:delText>
        </w:r>
      </w:del>
    </w:p>
    <w:p w14:paraId="74629D33" w14:textId="47DCB941" w:rsidR="00D27A78" w:rsidRDefault="00D27A78" w:rsidP="003827AB">
      <w:r>
        <w:br w:type="page"/>
      </w:r>
    </w:p>
    <w:p w14:paraId="6EFED076" w14:textId="132417ED" w:rsidR="00D7667C" w:rsidRDefault="00D7667C" w:rsidP="0065117D">
      <w:pPr>
        <w:pStyle w:val="Caption"/>
        <w:spacing w:after="120"/>
      </w:pPr>
      <w:bookmarkStart w:id="151" w:name="_Toc181869529"/>
      <w:commentRangeStart w:id="152"/>
      <w:commentRangeStart w:id="153"/>
      <w:r w:rsidRPr="00F71CD4">
        <w:lastRenderedPageBreak/>
        <w:t>Table</w:t>
      </w:r>
      <w:commentRangeEnd w:id="152"/>
      <w:r w:rsidR="002F0FA0">
        <w:rPr>
          <w:rStyle w:val="CommentReference"/>
          <w:b w:val="0"/>
          <w:iCs w:val="0"/>
          <w:color w:val="auto"/>
        </w:rPr>
        <w:commentReference w:id="152"/>
      </w:r>
      <w:commentRangeEnd w:id="153"/>
      <w:r w:rsidR="00F83317">
        <w:rPr>
          <w:rStyle w:val="CommentReference"/>
          <w:b w:val="0"/>
          <w:iCs w:val="0"/>
          <w:color w:val="auto"/>
        </w:rPr>
        <w:commentReference w:id="153"/>
      </w:r>
      <w:r w:rsidRPr="00F71CD4">
        <w:t xml:space="preserve"> </w:t>
      </w:r>
      <w:fldSimple w:instr=" SEQ Table \* ARABIC ">
        <w:r w:rsidR="00F51FE3">
          <w:rPr>
            <w:noProof/>
          </w:rPr>
          <w:t>3</w:t>
        </w:r>
      </w:fldSimple>
      <w:r w:rsidRPr="00F71CD4">
        <w:t>. S</w:t>
      </w:r>
      <w:r w:rsidR="002373C3">
        <w:t xml:space="preserve">ample </w:t>
      </w:r>
      <w:r w:rsidR="00A36FE3">
        <w:t>S</w:t>
      </w:r>
      <w:r w:rsidR="00F22C34">
        <w:t xml:space="preserve">ummary of </w:t>
      </w:r>
      <w:r w:rsidR="0023707E">
        <w:t xml:space="preserve">Proximity </w:t>
      </w:r>
      <w:r w:rsidR="00553D79">
        <w:t>Tool</w:t>
      </w:r>
      <w:r w:rsidR="00716C5D">
        <w:t xml:space="preserve"> </w:t>
      </w:r>
      <w:commentRangeStart w:id="154"/>
      <w:commentRangeStart w:id="155"/>
      <w:r w:rsidR="002325D8">
        <w:t>Results</w:t>
      </w:r>
      <w:commentRangeEnd w:id="154"/>
      <w:r w:rsidR="00B65AF5">
        <w:rPr>
          <w:rStyle w:val="CommentReference"/>
          <w:b w:val="0"/>
          <w:iCs w:val="0"/>
          <w:color w:val="auto"/>
        </w:rPr>
        <w:commentReference w:id="154"/>
      </w:r>
      <w:commentRangeEnd w:id="155"/>
      <w:r w:rsidR="004F51D2">
        <w:rPr>
          <w:rStyle w:val="CommentReference"/>
          <w:b w:val="0"/>
          <w:iCs w:val="0"/>
          <w:color w:val="auto"/>
        </w:rPr>
        <w:commentReference w:id="155"/>
      </w:r>
      <w:bookmarkEnd w:id="151"/>
    </w:p>
    <w:tbl>
      <w:tblPr>
        <w:tblStyle w:val="TableGrid"/>
        <w:tblW w:w="9355" w:type="dxa"/>
        <w:tblLook w:val="04A0" w:firstRow="1" w:lastRow="0" w:firstColumn="1" w:lastColumn="0" w:noHBand="0" w:noVBand="1"/>
      </w:tblPr>
      <w:tblGrid>
        <w:gridCol w:w="3325"/>
        <w:gridCol w:w="2520"/>
        <w:gridCol w:w="3510"/>
      </w:tblGrid>
      <w:tr w:rsidR="00B33537" w:rsidRPr="006611B7" w14:paraId="4950AEA4" w14:textId="77777777" w:rsidTr="004E3ED8">
        <w:trPr>
          <w:trHeight w:val="360"/>
        </w:trPr>
        <w:tc>
          <w:tcPr>
            <w:tcW w:w="3325" w:type="dxa"/>
            <w:shd w:val="clear" w:color="auto" w:fill="D9D9D9" w:themeFill="background1" w:themeFillShade="D9"/>
            <w:vAlign w:val="center"/>
          </w:tcPr>
          <w:p w14:paraId="40902C90" w14:textId="77777777" w:rsidR="00B33537" w:rsidRPr="0072708A" w:rsidRDefault="00B33537" w:rsidP="007C6142">
            <w:pPr>
              <w:spacing w:after="0"/>
              <w:ind w:firstLine="0"/>
              <w:rPr>
                <w:rFonts w:cs="Times New Roman"/>
                <w:b/>
                <w:bCs/>
                <w:sz w:val="20"/>
                <w:szCs w:val="20"/>
              </w:rPr>
            </w:pPr>
            <w:r w:rsidRPr="0072708A">
              <w:rPr>
                <w:rFonts w:cs="Times New Roman"/>
                <w:b/>
                <w:bCs/>
                <w:sz w:val="20"/>
                <w:szCs w:val="20"/>
              </w:rPr>
              <w:t>Demographic Category</w:t>
            </w:r>
            <w:r w:rsidRPr="0072708A">
              <w:rPr>
                <w:rFonts w:cs="Times New Roman"/>
                <w:b/>
                <w:bCs/>
                <w:sz w:val="20"/>
                <w:szCs w:val="20"/>
                <w:vertAlign w:val="superscript"/>
              </w:rPr>
              <w:t xml:space="preserve"> (a)</w:t>
            </w:r>
          </w:p>
        </w:tc>
        <w:tc>
          <w:tcPr>
            <w:tcW w:w="2520" w:type="dxa"/>
            <w:shd w:val="clear" w:color="auto" w:fill="F2F2F2" w:themeFill="background1" w:themeFillShade="F2"/>
            <w:vAlign w:val="center"/>
          </w:tcPr>
          <w:p w14:paraId="31D5535D" w14:textId="77777777" w:rsidR="00B33537" w:rsidRPr="005D2CEF" w:rsidRDefault="00B33537" w:rsidP="00CA7C9A">
            <w:pPr>
              <w:spacing w:after="0"/>
              <w:ind w:firstLine="0"/>
              <w:jc w:val="center"/>
              <w:rPr>
                <w:rFonts w:cs="Times New Roman"/>
                <w:b/>
                <w:bCs/>
                <w:sz w:val="20"/>
                <w:szCs w:val="20"/>
              </w:rPr>
            </w:pPr>
            <w:r w:rsidRPr="005D2CEF">
              <w:rPr>
                <w:rFonts w:cs="Times New Roman"/>
                <w:b/>
                <w:bCs/>
                <w:sz w:val="20"/>
                <w:szCs w:val="20"/>
              </w:rPr>
              <w:t xml:space="preserve">Nationwide Demographics </w:t>
            </w:r>
          </w:p>
          <w:p w14:paraId="08243104" w14:textId="333FCE2D" w:rsidR="00B33537" w:rsidRPr="0072708A" w:rsidRDefault="00B33537" w:rsidP="007C6142">
            <w:pPr>
              <w:spacing w:after="0"/>
              <w:ind w:firstLine="0"/>
              <w:jc w:val="center"/>
              <w:rPr>
                <w:rFonts w:cs="Times New Roman"/>
                <w:sz w:val="20"/>
                <w:szCs w:val="20"/>
              </w:rPr>
            </w:pPr>
            <w:r w:rsidRPr="0072708A">
              <w:rPr>
                <w:rFonts w:cs="Times New Roman"/>
                <w:sz w:val="20"/>
                <w:szCs w:val="20"/>
              </w:rPr>
              <w:t>(2018–2022 ACS)</w:t>
            </w:r>
          </w:p>
        </w:tc>
        <w:tc>
          <w:tcPr>
            <w:tcW w:w="3510" w:type="dxa"/>
            <w:vAlign w:val="center"/>
          </w:tcPr>
          <w:p w14:paraId="60CDF6F1" w14:textId="77777777" w:rsidR="004E2B85" w:rsidRPr="0072708A" w:rsidRDefault="00217E16" w:rsidP="004E2B85">
            <w:pPr>
              <w:pStyle w:val="NoIndent"/>
              <w:spacing w:after="0"/>
              <w:jc w:val="center"/>
              <w:rPr>
                <w:rFonts w:cs="Times New Roman"/>
                <w:sz w:val="20"/>
                <w:szCs w:val="20"/>
              </w:rPr>
            </w:pPr>
            <w:r>
              <w:rPr>
                <w:rFonts w:cs="Times New Roman"/>
                <w:sz w:val="20"/>
                <w:szCs w:val="20"/>
              </w:rPr>
              <w:t xml:space="preserve">Sample </w:t>
            </w:r>
            <w:r w:rsidR="00E66595">
              <w:rPr>
                <w:rFonts w:cs="Times New Roman"/>
                <w:sz w:val="20"/>
                <w:szCs w:val="20"/>
              </w:rPr>
              <w:t xml:space="preserve">Proximity Tool Results from </w:t>
            </w:r>
            <w:r w:rsidR="004E2B85">
              <w:rPr>
                <w:rFonts w:cs="Times New Roman"/>
                <w:sz w:val="20"/>
                <w:szCs w:val="20"/>
              </w:rPr>
              <w:t xml:space="preserve">Facility </w:t>
            </w:r>
            <w:r w:rsidR="00C166D7">
              <w:rPr>
                <w:rFonts w:cs="Times New Roman"/>
                <w:sz w:val="20"/>
                <w:szCs w:val="20"/>
              </w:rPr>
              <w:t xml:space="preserve">Group </w:t>
            </w:r>
            <w:r w:rsidR="004E2B85" w:rsidRPr="0072708A">
              <w:rPr>
                <w:rFonts w:cs="Times New Roman"/>
                <w:sz w:val="20"/>
                <w:szCs w:val="20"/>
              </w:rPr>
              <w:t>(130 facilities)</w:t>
            </w:r>
          </w:p>
          <w:p w14:paraId="6EFF0CE6" w14:textId="7DA65AD9" w:rsidR="00B33537" w:rsidRPr="0072708A" w:rsidRDefault="004E2B85" w:rsidP="004E2B85">
            <w:pPr>
              <w:pStyle w:val="NoIndent"/>
              <w:spacing w:after="0"/>
              <w:jc w:val="center"/>
              <w:rPr>
                <w:rFonts w:cs="Times New Roman"/>
                <w:sz w:val="20"/>
                <w:szCs w:val="20"/>
              </w:rPr>
            </w:pPr>
            <w:r w:rsidRPr="0072708A">
              <w:rPr>
                <w:rFonts w:cs="Times New Roman"/>
                <w:b/>
                <w:bCs/>
                <w:sz w:val="20"/>
                <w:szCs w:val="20"/>
              </w:rPr>
              <w:t>5 km Proximity</w:t>
            </w:r>
            <w:r w:rsidR="00B33537" w:rsidRPr="0072708A">
              <w:rPr>
                <w:rFonts w:cs="Times New Roman"/>
                <w:b/>
                <w:bCs/>
                <w:sz w:val="20"/>
                <w:szCs w:val="20"/>
                <w:vertAlign w:val="superscript"/>
              </w:rPr>
              <w:t>(f)</w:t>
            </w:r>
          </w:p>
        </w:tc>
      </w:tr>
      <w:tr w:rsidR="00B33537" w:rsidRPr="006611B7" w14:paraId="7ED082F0" w14:textId="77777777" w:rsidTr="004E3ED8">
        <w:trPr>
          <w:trHeight w:val="360"/>
        </w:trPr>
        <w:tc>
          <w:tcPr>
            <w:tcW w:w="3325" w:type="dxa"/>
            <w:shd w:val="clear" w:color="auto" w:fill="D9D9D9" w:themeFill="background1" w:themeFillShade="D9"/>
            <w:vAlign w:val="center"/>
          </w:tcPr>
          <w:p w14:paraId="68BC3E6F" w14:textId="77777777" w:rsidR="00B33537" w:rsidRPr="006834D7" w:rsidRDefault="00B33537" w:rsidP="00D516C1">
            <w:pPr>
              <w:pStyle w:val="Caption"/>
              <w:spacing w:after="0"/>
              <w:jc w:val="left"/>
              <w:rPr>
                <w:rFonts w:cs="Times New Roman"/>
                <w:sz w:val="18"/>
              </w:rPr>
            </w:pPr>
            <w:r w:rsidRPr="006834D7">
              <w:rPr>
                <w:rFonts w:cs="Times New Roman"/>
                <w:sz w:val="18"/>
              </w:rPr>
              <w:t>Total</w:t>
            </w:r>
            <w:r>
              <w:rPr>
                <w:rFonts w:cs="Times New Roman"/>
                <w:sz w:val="18"/>
              </w:rPr>
              <w:t xml:space="preserve"> Population</w:t>
            </w:r>
          </w:p>
        </w:tc>
        <w:tc>
          <w:tcPr>
            <w:tcW w:w="2520" w:type="dxa"/>
            <w:shd w:val="clear" w:color="auto" w:fill="F2F2F2" w:themeFill="background1" w:themeFillShade="F2"/>
            <w:vAlign w:val="center"/>
          </w:tcPr>
          <w:p w14:paraId="18B41D5D" w14:textId="77777777" w:rsidR="00B33537" w:rsidRPr="00F26C83" w:rsidRDefault="00B33537" w:rsidP="00D516C1">
            <w:pPr>
              <w:spacing w:after="0"/>
              <w:ind w:firstLine="0"/>
              <w:jc w:val="center"/>
              <w:rPr>
                <w:rFonts w:cs="Times New Roman"/>
                <w:sz w:val="20"/>
                <w:szCs w:val="20"/>
              </w:rPr>
            </w:pPr>
            <w:bookmarkStart w:id="156" w:name="_Hlk164428351"/>
            <w:r w:rsidRPr="00F26C83">
              <w:rPr>
                <w:rFonts w:cs="Times New Roman"/>
                <w:sz w:val="20"/>
                <w:szCs w:val="20"/>
              </w:rPr>
              <w:t>334,369,975</w:t>
            </w:r>
            <w:bookmarkEnd w:id="156"/>
          </w:p>
        </w:tc>
        <w:tc>
          <w:tcPr>
            <w:tcW w:w="3510" w:type="dxa"/>
            <w:vAlign w:val="center"/>
          </w:tcPr>
          <w:p w14:paraId="6135D006" w14:textId="17B1E8CB" w:rsidR="00B33537" w:rsidRPr="00F26C83" w:rsidRDefault="00B33537" w:rsidP="00CD5433">
            <w:pPr>
              <w:spacing w:after="0"/>
              <w:ind w:firstLine="0"/>
              <w:jc w:val="center"/>
              <w:rPr>
                <w:rFonts w:cs="Times New Roman"/>
                <w:sz w:val="20"/>
                <w:szCs w:val="20"/>
              </w:rPr>
            </w:pPr>
            <w:r>
              <w:rPr>
                <w:rFonts w:cs="Times New Roman"/>
                <w:sz w:val="20"/>
                <w:szCs w:val="20"/>
              </w:rPr>
              <w:t>6,177,476</w:t>
            </w:r>
          </w:p>
        </w:tc>
      </w:tr>
      <w:tr w:rsidR="00B33537" w:rsidRPr="006611B7" w14:paraId="7729693B" w14:textId="77777777" w:rsidTr="004E3ED8">
        <w:trPr>
          <w:trHeight w:val="360"/>
        </w:trPr>
        <w:tc>
          <w:tcPr>
            <w:tcW w:w="3325" w:type="dxa"/>
            <w:shd w:val="clear" w:color="auto" w:fill="D9D9D9" w:themeFill="background1" w:themeFillShade="D9"/>
            <w:vAlign w:val="center"/>
          </w:tcPr>
          <w:p w14:paraId="74242B84" w14:textId="351D15DC" w:rsidR="00B33537" w:rsidRPr="006834D7" w:rsidRDefault="00B33537" w:rsidP="00D516C1">
            <w:pPr>
              <w:spacing w:after="0"/>
              <w:ind w:firstLine="0"/>
              <w:rPr>
                <w:rFonts w:cs="Times New Roman"/>
                <w:sz w:val="18"/>
                <w:szCs w:val="18"/>
              </w:rPr>
            </w:pPr>
            <w:r>
              <w:rPr>
                <w:rFonts w:cs="Times New Roman"/>
                <w:sz w:val="18"/>
                <w:szCs w:val="18"/>
              </w:rPr>
              <w:t>White</w:t>
            </w:r>
          </w:p>
        </w:tc>
        <w:tc>
          <w:tcPr>
            <w:tcW w:w="2520" w:type="dxa"/>
            <w:shd w:val="clear" w:color="auto" w:fill="F2F2F2" w:themeFill="background1" w:themeFillShade="F2"/>
            <w:vAlign w:val="center"/>
          </w:tcPr>
          <w:p w14:paraId="2AA65B52" w14:textId="71136E21" w:rsidR="00B33537" w:rsidRPr="00F26C83" w:rsidRDefault="00B33537" w:rsidP="00D516C1">
            <w:pPr>
              <w:spacing w:after="0"/>
              <w:ind w:firstLine="0"/>
              <w:jc w:val="center"/>
              <w:rPr>
                <w:rFonts w:cs="Times New Roman"/>
                <w:sz w:val="20"/>
                <w:szCs w:val="20"/>
              </w:rPr>
            </w:pPr>
            <w:r w:rsidRPr="00F26C83">
              <w:rPr>
                <w:rFonts w:cs="Times New Roman"/>
                <w:sz w:val="20"/>
                <w:szCs w:val="20"/>
              </w:rPr>
              <w:t>58%</w:t>
            </w:r>
          </w:p>
        </w:tc>
        <w:tc>
          <w:tcPr>
            <w:tcW w:w="3510" w:type="dxa"/>
            <w:vAlign w:val="center"/>
          </w:tcPr>
          <w:p w14:paraId="5C09986D" w14:textId="16B4D34E" w:rsidR="00B33537" w:rsidRPr="00F26C83" w:rsidRDefault="00B33537" w:rsidP="00CD5433">
            <w:pPr>
              <w:spacing w:after="0"/>
              <w:ind w:firstLine="0"/>
              <w:jc w:val="center"/>
              <w:rPr>
                <w:rFonts w:cs="Times New Roman"/>
                <w:sz w:val="20"/>
                <w:szCs w:val="20"/>
              </w:rPr>
            </w:pPr>
            <w:r w:rsidRPr="00F26C83">
              <w:rPr>
                <w:rFonts w:cs="Times New Roman"/>
                <w:sz w:val="20"/>
                <w:szCs w:val="20"/>
              </w:rPr>
              <w:t>52%</w:t>
            </w:r>
          </w:p>
        </w:tc>
      </w:tr>
      <w:tr w:rsidR="001A6D92" w:rsidRPr="006611B7" w14:paraId="3C5A0173" w14:textId="77777777" w:rsidTr="004E3ED8">
        <w:trPr>
          <w:trHeight w:val="360"/>
        </w:trPr>
        <w:tc>
          <w:tcPr>
            <w:tcW w:w="3325" w:type="dxa"/>
            <w:shd w:val="clear" w:color="auto" w:fill="D9D9D9" w:themeFill="background1" w:themeFillShade="D9"/>
            <w:vAlign w:val="center"/>
          </w:tcPr>
          <w:p w14:paraId="39288CCC" w14:textId="77777777" w:rsidR="001A6D92" w:rsidRPr="006834D7" w:rsidRDefault="001A6D92" w:rsidP="00D516C1">
            <w:pPr>
              <w:spacing w:after="0"/>
              <w:ind w:firstLine="0"/>
              <w:rPr>
                <w:rFonts w:cs="Times New Roman"/>
                <w:sz w:val="18"/>
                <w:szCs w:val="18"/>
              </w:rPr>
            </w:pPr>
            <w:r w:rsidRPr="006834D7">
              <w:rPr>
                <w:rFonts w:cs="Times New Roman"/>
                <w:sz w:val="18"/>
                <w:szCs w:val="18"/>
              </w:rPr>
              <w:t>People of Color</w:t>
            </w:r>
            <w:r w:rsidRPr="006834D7">
              <w:rPr>
                <w:rFonts w:cs="Times New Roman"/>
                <w:sz w:val="18"/>
                <w:szCs w:val="18"/>
                <w:vertAlign w:val="superscript"/>
              </w:rPr>
              <w:t xml:space="preserve"> </w:t>
            </w:r>
            <w:r w:rsidRPr="006E3207">
              <w:rPr>
                <w:rFonts w:cs="Times New Roman"/>
                <w:b/>
                <w:bCs/>
                <w:sz w:val="18"/>
                <w:szCs w:val="18"/>
                <w:vertAlign w:val="superscript"/>
              </w:rPr>
              <w:t>(b)</w:t>
            </w:r>
          </w:p>
        </w:tc>
        <w:tc>
          <w:tcPr>
            <w:tcW w:w="2520" w:type="dxa"/>
            <w:shd w:val="clear" w:color="auto" w:fill="F2F2F2" w:themeFill="background1" w:themeFillShade="F2"/>
            <w:vAlign w:val="center"/>
          </w:tcPr>
          <w:p w14:paraId="63AE404E" w14:textId="77777777" w:rsidR="001A6D92" w:rsidRPr="00F26C83" w:rsidRDefault="001A6D92" w:rsidP="00D516C1">
            <w:pPr>
              <w:spacing w:after="0"/>
              <w:ind w:firstLine="0"/>
              <w:jc w:val="center"/>
              <w:rPr>
                <w:rFonts w:cs="Times New Roman"/>
                <w:sz w:val="20"/>
                <w:szCs w:val="20"/>
              </w:rPr>
            </w:pPr>
            <w:r w:rsidRPr="00F26C83">
              <w:rPr>
                <w:rFonts w:cs="Times New Roman"/>
                <w:sz w:val="20"/>
                <w:szCs w:val="20"/>
              </w:rPr>
              <w:t>42%</w:t>
            </w:r>
          </w:p>
        </w:tc>
        <w:tc>
          <w:tcPr>
            <w:tcW w:w="3510" w:type="dxa"/>
            <w:vAlign w:val="center"/>
          </w:tcPr>
          <w:p w14:paraId="51AB86AA" w14:textId="535F6205" w:rsidR="001A6D92" w:rsidRPr="00F26C83" w:rsidRDefault="001A6D92" w:rsidP="00CD5433">
            <w:pPr>
              <w:spacing w:after="0"/>
              <w:ind w:firstLine="0"/>
              <w:jc w:val="center"/>
              <w:rPr>
                <w:rFonts w:cs="Times New Roman"/>
                <w:sz w:val="20"/>
                <w:szCs w:val="20"/>
              </w:rPr>
            </w:pPr>
            <w:r>
              <w:rPr>
                <w:rFonts w:cs="Times New Roman"/>
                <w:sz w:val="20"/>
                <w:szCs w:val="20"/>
              </w:rPr>
              <w:t>48%</w:t>
            </w:r>
          </w:p>
        </w:tc>
      </w:tr>
      <w:tr w:rsidR="001A6D92" w:rsidRPr="006611B7" w14:paraId="58C9D3A8" w14:textId="77777777" w:rsidTr="004E3ED8">
        <w:trPr>
          <w:trHeight w:val="360"/>
        </w:trPr>
        <w:tc>
          <w:tcPr>
            <w:tcW w:w="3325" w:type="dxa"/>
            <w:shd w:val="clear" w:color="auto" w:fill="D9D9D9" w:themeFill="background1" w:themeFillShade="D9"/>
            <w:vAlign w:val="center"/>
          </w:tcPr>
          <w:p w14:paraId="63F65C83" w14:textId="1D46B77A" w:rsidR="001A6D92" w:rsidRPr="006834D7" w:rsidRDefault="001A6D92" w:rsidP="00D516C1">
            <w:pPr>
              <w:spacing w:after="0"/>
              <w:ind w:firstLine="0"/>
              <w:rPr>
                <w:rFonts w:cs="Times New Roman"/>
                <w:sz w:val="18"/>
                <w:szCs w:val="18"/>
              </w:rPr>
            </w:pPr>
            <w:r>
              <w:rPr>
                <w:rFonts w:cs="Times New Roman"/>
                <w:sz w:val="18"/>
                <w:szCs w:val="18"/>
              </w:rPr>
              <w:t xml:space="preserve">     </w:t>
            </w:r>
            <w:r w:rsidRPr="006834D7">
              <w:rPr>
                <w:rFonts w:cs="Times New Roman"/>
                <w:sz w:val="18"/>
                <w:szCs w:val="18"/>
              </w:rPr>
              <w:t>Black</w:t>
            </w:r>
          </w:p>
        </w:tc>
        <w:tc>
          <w:tcPr>
            <w:tcW w:w="2520" w:type="dxa"/>
            <w:shd w:val="clear" w:color="auto" w:fill="F2F2F2" w:themeFill="background1" w:themeFillShade="F2"/>
            <w:vAlign w:val="center"/>
          </w:tcPr>
          <w:p w14:paraId="7D47EF38" w14:textId="77965EEF" w:rsidR="001A6D92" w:rsidRPr="00F26C83" w:rsidRDefault="001A6D92" w:rsidP="00D516C1">
            <w:pPr>
              <w:spacing w:after="0"/>
              <w:ind w:firstLine="0"/>
              <w:jc w:val="center"/>
              <w:rPr>
                <w:rFonts w:cs="Times New Roman"/>
                <w:sz w:val="20"/>
                <w:szCs w:val="20"/>
              </w:rPr>
            </w:pPr>
            <w:r w:rsidRPr="00F26C83">
              <w:rPr>
                <w:rFonts w:cs="Times New Roman"/>
                <w:sz w:val="20"/>
                <w:szCs w:val="20"/>
              </w:rPr>
              <w:t>12%</w:t>
            </w:r>
          </w:p>
        </w:tc>
        <w:tc>
          <w:tcPr>
            <w:tcW w:w="3510" w:type="dxa"/>
            <w:vAlign w:val="center"/>
          </w:tcPr>
          <w:p w14:paraId="34130594" w14:textId="595CBF4D" w:rsidR="001A6D92" w:rsidRPr="00F26C83" w:rsidRDefault="001A6D92" w:rsidP="00CD5433">
            <w:pPr>
              <w:spacing w:after="0"/>
              <w:ind w:firstLine="0"/>
              <w:jc w:val="center"/>
              <w:rPr>
                <w:rFonts w:cs="Times New Roman"/>
                <w:sz w:val="20"/>
                <w:szCs w:val="20"/>
              </w:rPr>
            </w:pPr>
            <w:r w:rsidRPr="00F26C83">
              <w:rPr>
                <w:rFonts w:cs="Times New Roman"/>
                <w:sz w:val="20"/>
                <w:szCs w:val="20"/>
              </w:rPr>
              <w:t>14%</w:t>
            </w:r>
          </w:p>
        </w:tc>
      </w:tr>
      <w:tr w:rsidR="001A6D92" w:rsidRPr="006611B7" w14:paraId="28B49531" w14:textId="77777777" w:rsidTr="004E3ED8">
        <w:trPr>
          <w:trHeight w:val="360"/>
        </w:trPr>
        <w:tc>
          <w:tcPr>
            <w:tcW w:w="3325" w:type="dxa"/>
            <w:shd w:val="clear" w:color="auto" w:fill="D9D9D9" w:themeFill="background1" w:themeFillShade="D9"/>
            <w:vAlign w:val="center"/>
          </w:tcPr>
          <w:p w14:paraId="51C9CC84" w14:textId="203E484D" w:rsidR="001A6D92" w:rsidRPr="006834D7" w:rsidRDefault="001A6D92" w:rsidP="00D516C1">
            <w:pPr>
              <w:spacing w:after="0"/>
              <w:ind w:firstLine="0"/>
              <w:rPr>
                <w:rFonts w:cs="Times New Roman"/>
                <w:sz w:val="18"/>
                <w:szCs w:val="18"/>
              </w:rPr>
            </w:pPr>
            <w:r>
              <w:rPr>
                <w:rFonts w:cs="Times New Roman"/>
                <w:sz w:val="18"/>
                <w:szCs w:val="18"/>
              </w:rPr>
              <w:t xml:space="preserve">     </w:t>
            </w:r>
            <w:r w:rsidRPr="006834D7">
              <w:rPr>
                <w:rFonts w:cs="Times New Roman"/>
                <w:sz w:val="18"/>
                <w:szCs w:val="18"/>
              </w:rPr>
              <w:t>American</w:t>
            </w:r>
            <w:r>
              <w:rPr>
                <w:rFonts w:cs="Times New Roman"/>
                <w:sz w:val="18"/>
                <w:szCs w:val="18"/>
              </w:rPr>
              <w:t xml:space="preserve"> Indian or Alaska Native</w:t>
            </w:r>
          </w:p>
        </w:tc>
        <w:tc>
          <w:tcPr>
            <w:tcW w:w="2520" w:type="dxa"/>
            <w:shd w:val="clear" w:color="auto" w:fill="F2F2F2" w:themeFill="background1" w:themeFillShade="F2"/>
            <w:vAlign w:val="center"/>
          </w:tcPr>
          <w:p w14:paraId="45B7C0CA" w14:textId="77777777" w:rsidR="001A6D92" w:rsidRPr="00F26C83" w:rsidRDefault="001A6D92" w:rsidP="00D516C1">
            <w:pPr>
              <w:spacing w:after="0"/>
              <w:ind w:firstLine="0"/>
              <w:jc w:val="center"/>
              <w:rPr>
                <w:rFonts w:cs="Times New Roman"/>
                <w:sz w:val="20"/>
                <w:szCs w:val="20"/>
              </w:rPr>
            </w:pPr>
            <w:r w:rsidRPr="00F26C83">
              <w:rPr>
                <w:rFonts w:cs="Times New Roman"/>
                <w:sz w:val="20"/>
                <w:szCs w:val="20"/>
              </w:rPr>
              <w:t>0.5%</w:t>
            </w:r>
          </w:p>
        </w:tc>
        <w:tc>
          <w:tcPr>
            <w:tcW w:w="3510" w:type="dxa"/>
            <w:vAlign w:val="center"/>
          </w:tcPr>
          <w:p w14:paraId="354810AD" w14:textId="7852FC53" w:rsidR="001A6D92" w:rsidRPr="00F26C83" w:rsidRDefault="001A6D92" w:rsidP="00CD5433">
            <w:pPr>
              <w:spacing w:after="0"/>
              <w:ind w:firstLine="0"/>
              <w:jc w:val="center"/>
              <w:rPr>
                <w:rFonts w:cs="Times New Roman"/>
                <w:sz w:val="20"/>
                <w:szCs w:val="20"/>
              </w:rPr>
            </w:pPr>
            <w:r w:rsidRPr="00F26C83">
              <w:rPr>
                <w:rFonts w:cs="Times New Roman"/>
                <w:sz w:val="20"/>
                <w:szCs w:val="20"/>
              </w:rPr>
              <w:t>0.</w:t>
            </w:r>
            <w:r>
              <w:rPr>
                <w:rFonts w:cs="Times New Roman"/>
                <w:sz w:val="20"/>
                <w:szCs w:val="20"/>
              </w:rPr>
              <w:t>3</w:t>
            </w:r>
            <w:r w:rsidRPr="00F26C83">
              <w:rPr>
                <w:rFonts w:cs="Times New Roman"/>
                <w:sz w:val="20"/>
                <w:szCs w:val="20"/>
              </w:rPr>
              <w:t>%</w:t>
            </w:r>
          </w:p>
        </w:tc>
      </w:tr>
      <w:tr w:rsidR="001A6D92" w:rsidRPr="006611B7" w14:paraId="4BB5BC58" w14:textId="77777777" w:rsidTr="004E3ED8">
        <w:trPr>
          <w:trHeight w:val="360"/>
        </w:trPr>
        <w:tc>
          <w:tcPr>
            <w:tcW w:w="3325" w:type="dxa"/>
            <w:shd w:val="clear" w:color="auto" w:fill="D9D9D9" w:themeFill="background1" w:themeFillShade="D9"/>
            <w:vAlign w:val="center"/>
          </w:tcPr>
          <w:p w14:paraId="32CC3232" w14:textId="7678CC48" w:rsidR="001A6D92" w:rsidRPr="006834D7" w:rsidRDefault="001A6D92" w:rsidP="00D516C1">
            <w:pPr>
              <w:spacing w:after="0"/>
              <w:ind w:firstLine="0"/>
              <w:rPr>
                <w:rFonts w:cs="Times New Roman"/>
                <w:sz w:val="18"/>
                <w:szCs w:val="18"/>
              </w:rPr>
            </w:pPr>
            <w:r>
              <w:rPr>
                <w:rFonts w:cs="Times New Roman"/>
                <w:sz w:val="18"/>
                <w:szCs w:val="18"/>
              </w:rPr>
              <w:t xml:space="preserve">     </w:t>
            </w:r>
            <w:r w:rsidRPr="006834D7">
              <w:rPr>
                <w:rFonts w:cs="Times New Roman"/>
                <w:sz w:val="18"/>
                <w:szCs w:val="18"/>
              </w:rPr>
              <w:t>Asian</w:t>
            </w:r>
          </w:p>
        </w:tc>
        <w:tc>
          <w:tcPr>
            <w:tcW w:w="2520" w:type="dxa"/>
            <w:shd w:val="clear" w:color="auto" w:fill="F2F2F2" w:themeFill="background1" w:themeFillShade="F2"/>
            <w:vAlign w:val="center"/>
          </w:tcPr>
          <w:p w14:paraId="5EAE873F" w14:textId="0ED3DD92" w:rsidR="001A6D92" w:rsidRPr="00F26C83" w:rsidRDefault="001A6D92" w:rsidP="00D516C1">
            <w:pPr>
              <w:spacing w:after="0"/>
              <w:ind w:firstLine="0"/>
              <w:jc w:val="center"/>
              <w:rPr>
                <w:rFonts w:cs="Times New Roman"/>
                <w:sz w:val="20"/>
                <w:szCs w:val="20"/>
              </w:rPr>
            </w:pPr>
            <w:r w:rsidRPr="00F26C83">
              <w:rPr>
                <w:rFonts w:cs="Times New Roman"/>
                <w:sz w:val="20"/>
                <w:szCs w:val="20"/>
              </w:rPr>
              <w:t>6%</w:t>
            </w:r>
          </w:p>
        </w:tc>
        <w:tc>
          <w:tcPr>
            <w:tcW w:w="3510" w:type="dxa"/>
            <w:vAlign w:val="center"/>
          </w:tcPr>
          <w:p w14:paraId="1ED77BD1" w14:textId="7840A26D" w:rsidR="001A6D92" w:rsidRPr="00F26C83" w:rsidRDefault="001A6D92" w:rsidP="00CD5433">
            <w:pPr>
              <w:spacing w:after="0"/>
              <w:ind w:firstLine="0"/>
              <w:jc w:val="center"/>
              <w:rPr>
                <w:rFonts w:cs="Times New Roman"/>
                <w:sz w:val="20"/>
                <w:szCs w:val="20"/>
              </w:rPr>
            </w:pPr>
            <w:r>
              <w:rPr>
                <w:rFonts w:cs="Times New Roman"/>
                <w:sz w:val="20"/>
                <w:szCs w:val="20"/>
              </w:rPr>
              <w:t>9</w:t>
            </w:r>
            <w:r w:rsidRPr="00F26C83">
              <w:rPr>
                <w:rFonts w:cs="Times New Roman"/>
                <w:sz w:val="20"/>
                <w:szCs w:val="20"/>
              </w:rPr>
              <w:t>%</w:t>
            </w:r>
          </w:p>
        </w:tc>
      </w:tr>
      <w:tr w:rsidR="001A6D92" w:rsidRPr="006611B7" w14:paraId="773FE6AC" w14:textId="77777777" w:rsidTr="004E3ED8">
        <w:trPr>
          <w:trHeight w:val="360"/>
        </w:trPr>
        <w:tc>
          <w:tcPr>
            <w:tcW w:w="3325" w:type="dxa"/>
            <w:shd w:val="clear" w:color="auto" w:fill="D9D9D9" w:themeFill="background1" w:themeFillShade="D9"/>
            <w:vAlign w:val="center"/>
          </w:tcPr>
          <w:p w14:paraId="16075762" w14:textId="4DB79FD1" w:rsidR="001A6D92" w:rsidRPr="006834D7" w:rsidRDefault="001A6D92" w:rsidP="00D516C1">
            <w:pPr>
              <w:spacing w:after="0"/>
              <w:ind w:firstLine="0"/>
              <w:rPr>
                <w:rFonts w:cs="Times New Roman"/>
                <w:sz w:val="18"/>
                <w:szCs w:val="18"/>
              </w:rPr>
            </w:pPr>
            <w:r>
              <w:rPr>
                <w:rFonts w:cs="Times New Roman"/>
                <w:sz w:val="18"/>
                <w:szCs w:val="18"/>
              </w:rPr>
              <w:t xml:space="preserve">     </w:t>
            </w:r>
            <w:r w:rsidRPr="006834D7">
              <w:rPr>
                <w:rFonts w:cs="Times New Roman"/>
                <w:sz w:val="18"/>
                <w:szCs w:val="18"/>
              </w:rPr>
              <w:t>Other and Multiracial</w:t>
            </w:r>
          </w:p>
        </w:tc>
        <w:tc>
          <w:tcPr>
            <w:tcW w:w="2520" w:type="dxa"/>
            <w:shd w:val="clear" w:color="auto" w:fill="F2F2F2" w:themeFill="background1" w:themeFillShade="F2"/>
            <w:vAlign w:val="center"/>
          </w:tcPr>
          <w:p w14:paraId="32B01528" w14:textId="70E7EAD9" w:rsidR="001A6D92" w:rsidRPr="00F26C83" w:rsidRDefault="001A6D92" w:rsidP="00D516C1">
            <w:pPr>
              <w:spacing w:after="0"/>
              <w:ind w:firstLine="0"/>
              <w:jc w:val="center"/>
              <w:rPr>
                <w:rFonts w:cs="Times New Roman"/>
                <w:sz w:val="20"/>
                <w:szCs w:val="20"/>
              </w:rPr>
            </w:pPr>
            <w:r w:rsidRPr="00F26C83">
              <w:rPr>
                <w:rFonts w:cs="Times New Roman"/>
                <w:sz w:val="20"/>
                <w:szCs w:val="20"/>
              </w:rPr>
              <w:t>4%</w:t>
            </w:r>
          </w:p>
        </w:tc>
        <w:tc>
          <w:tcPr>
            <w:tcW w:w="3510" w:type="dxa"/>
            <w:vAlign w:val="center"/>
          </w:tcPr>
          <w:p w14:paraId="24695072" w14:textId="62C0A635" w:rsidR="001A6D92" w:rsidRPr="00F26C83" w:rsidRDefault="001A6D92" w:rsidP="00CD5433">
            <w:pPr>
              <w:spacing w:after="0"/>
              <w:ind w:firstLine="0"/>
              <w:jc w:val="center"/>
              <w:rPr>
                <w:rFonts w:cs="Times New Roman"/>
                <w:sz w:val="20"/>
                <w:szCs w:val="20"/>
              </w:rPr>
            </w:pPr>
            <w:r>
              <w:rPr>
                <w:rFonts w:cs="Times New Roman"/>
                <w:sz w:val="20"/>
                <w:szCs w:val="20"/>
              </w:rPr>
              <w:t>4</w:t>
            </w:r>
            <w:r w:rsidRPr="00F26C83">
              <w:rPr>
                <w:rFonts w:cs="Times New Roman"/>
                <w:sz w:val="20"/>
                <w:szCs w:val="20"/>
              </w:rPr>
              <w:t>%</w:t>
            </w:r>
          </w:p>
        </w:tc>
      </w:tr>
      <w:tr w:rsidR="001A6D92" w:rsidRPr="006611B7" w14:paraId="13E841AC" w14:textId="77777777" w:rsidTr="004E3ED8">
        <w:trPr>
          <w:trHeight w:val="360"/>
        </w:trPr>
        <w:tc>
          <w:tcPr>
            <w:tcW w:w="3325" w:type="dxa"/>
            <w:shd w:val="clear" w:color="auto" w:fill="D9D9D9" w:themeFill="background1" w:themeFillShade="D9"/>
            <w:vAlign w:val="center"/>
          </w:tcPr>
          <w:p w14:paraId="69815CB4" w14:textId="70DCE49B" w:rsidR="001A6D92" w:rsidRPr="006834D7" w:rsidRDefault="001A6D92" w:rsidP="00D516C1">
            <w:pPr>
              <w:spacing w:after="0"/>
              <w:ind w:firstLine="0"/>
              <w:rPr>
                <w:rFonts w:cs="Times New Roman"/>
                <w:sz w:val="18"/>
                <w:szCs w:val="18"/>
              </w:rPr>
            </w:pPr>
            <w:r>
              <w:rPr>
                <w:rFonts w:cs="Times New Roman"/>
                <w:sz w:val="18"/>
                <w:szCs w:val="18"/>
              </w:rPr>
              <w:t xml:space="preserve">     </w:t>
            </w:r>
            <w:r w:rsidRPr="006834D7">
              <w:rPr>
                <w:rFonts w:cs="Times New Roman"/>
                <w:sz w:val="18"/>
                <w:szCs w:val="18"/>
              </w:rPr>
              <w:t>Hispanic or Latino</w:t>
            </w:r>
            <w:r w:rsidRPr="006834D7">
              <w:rPr>
                <w:rFonts w:cs="Times New Roman"/>
                <w:sz w:val="18"/>
                <w:szCs w:val="18"/>
                <w:vertAlign w:val="superscript"/>
              </w:rPr>
              <w:t xml:space="preserve"> </w:t>
            </w:r>
            <w:r w:rsidRPr="006E3207">
              <w:rPr>
                <w:rFonts w:cs="Times New Roman"/>
                <w:b/>
                <w:bCs/>
                <w:sz w:val="18"/>
                <w:szCs w:val="18"/>
                <w:vertAlign w:val="superscript"/>
              </w:rPr>
              <w:t>(c)</w:t>
            </w:r>
          </w:p>
        </w:tc>
        <w:tc>
          <w:tcPr>
            <w:tcW w:w="2520" w:type="dxa"/>
            <w:shd w:val="clear" w:color="auto" w:fill="F2F2F2" w:themeFill="background1" w:themeFillShade="F2"/>
            <w:vAlign w:val="center"/>
          </w:tcPr>
          <w:p w14:paraId="22CE47EC" w14:textId="77777777" w:rsidR="001A6D92" w:rsidRPr="00F26C83" w:rsidRDefault="001A6D92" w:rsidP="00D516C1">
            <w:pPr>
              <w:spacing w:after="0"/>
              <w:ind w:firstLine="0"/>
              <w:jc w:val="center"/>
              <w:rPr>
                <w:rFonts w:cs="Times New Roman"/>
                <w:sz w:val="20"/>
                <w:szCs w:val="20"/>
              </w:rPr>
            </w:pPr>
            <w:r w:rsidRPr="00F26C83">
              <w:rPr>
                <w:rFonts w:cs="Times New Roman"/>
                <w:sz w:val="20"/>
                <w:szCs w:val="20"/>
              </w:rPr>
              <w:t>19%</w:t>
            </w:r>
          </w:p>
        </w:tc>
        <w:tc>
          <w:tcPr>
            <w:tcW w:w="3510" w:type="dxa"/>
            <w:vAlign w:val="center"/>
          </w:tcPr>
          <w:p w14:paraId="05CFE747" w14:textId="26EF2F9D" w:rsidR="001A6D92" w:rsidRPr="00F26C83" w:rsidRDefault="001A6D92" w:rsidP="00CD5433">
            <w:pPr>
              <w:spacing w:after="0"/>
              <w:ind w:firstLine="0"/>
              <w:jc w:val="center"/>
              <w:rPr>
                <w:rFonts w:cs="Times New Roman"/>
                <w:sz w:val="20"/>
                <w:szCs w:val="20"/>
              </w:rPr>
            </w:pPr>
            <w:r w:rsidRPr="00F26C83">
              <w:rPr>
                <w:rFonts w:cs="Times New Roman"/>
                <w:sz w:val="20"/>
                <w:szCs w:val="20"/>
              </w:rPr>
              <w:t>2</w:t>
            </w:r>
            <w:r>
              <w:rPr>
                <w:rFonts w:cs="Times New Roman"/>
                <w:sz w:val="20"/>
                <w:szCs w:val="20"/>
              </w:rPr>
              <w:t>0</w:t>
            </w:r>
            <w:r w:rsidRPr="00F26C83">
              <w:rPr>
                <w:rFonts w:cs="Times New Roman"/>
                <w:sz w:val="20"/>
                <w:szCs w:val="20"/>
              </w:rPr>
              <w:t>%</w:t>
            </w:r>
          </w:p>
        </w:tc>
      </w:tr>
      <w:tr w:rsidR="001A6D92" w:rsidRPr="006611B7" w14:paraId="648F6F9F" w14:textId="77777777" w:rsidTr="004E3ED8">
        <w:trPr>
          <w:trHeight w:val="360"/>
        </w:trPr>
        <w:tc>
          <w:tcPr>
            <w:tcW w:w="3325" w:type="dxa"/>
            <w:shd w:val="clear" w:color="auto" w:fill="D9D9D9" w:themeFill="background1" w:themeFillShade="D9"/>
            <w:vAlign w:val="center"/>
          </w:tcPr>
          <w:p w14:paraId="502C23C6" w14:textId="77777777" w:rsidR="001A6D92" w:rsidRPr="006834D7" w:rsidRDefault="001A6D92" w:rsidP="00D516C1">
            <w:pPr>
              <w:spacing w:after="0"/>
              <w:ind w:firstLine="0"/>
              <w:rPr>
                <w:rFonts w:cs="Times New Roman"/>
                <w:sz w:val="18"/>
                <w:szCs w:val="18"/>
              </w:rPr>
            </w:pPr>
            <w:r w:rsidRPr="006834D7">
              <w:rPr>
                <w:rFonts w:cs="Times New Roman"/>
                <w:sz w:val="18"/>
                <w:szCs w:val="18"/>
              </w:rPr>
              <w:t>Ages 0 to 17</w:t>
            </w:r>
          </w:p>
        </w:tc>
        <w:tc>
          <w:tcPr>
            <w:tcW w:w="2520" w:type="dxa"/>
            <w:shd w:val="clear" w:color="auto" w:fill="F2F2F2" w:themeFill="background1" w:themeFillShade="F2"/>
            <w:vAlign w:val="center"/>
          </w:tcPr>
          <w:p w14:paraId="486536ED" w14:textId="77777777" w:rsidR="001A6D92" w:rsidRPr="00F26C83" w:rsidRDefault="001A6D92" w:rsidP="00D516C1">
            <w:pPr>
              <w:spacing w:after="0"/>
              <w:ind w:firstLine="0"/>
              <w:jc w:val="center"/>
              <w:rPr>
                <w:rFonts w:cs="Times New Roman"/>
                <w:sz w:val="20"/>
                <w:szCs w:val="20"/>
              </w:rPr>
            </w:pPr>
            <w:r w:rsidRPr="00F26C83">
              <w:rPr>
                <w:rFonts w:cs="Times New Roman"/>
                <w:sz w:val="20"/>
                <w:szCs w:val="20"/>
              </w:rPr>
              <w:t>22%</w:t>
            </w:r>
          </w:p>
        </w:tc>
        <w:tc>
          <w:tcPr>
            <w:tcW w:w="3510" w:type="dxa"/>
            <w:vAlign w:val="center"/>
          </w:tcPr>
          <w:p w14:paraId="28BFE3B5" w14:textId="2BED1650" w:rsidR="001A6D92" w:rsidRPr="00F26C83" w:rsidRDefault="001A6D92" w:rsidP="00CD5433">
            <w:pPr>
              <w:spacing w:after="0"/>
              <w:ind w:firstLine="0"/>
              <w:jc w:val="center"/>
              <w:rPr>
                <w:rFonts w:cs="Times New Roman"/>
                <w:sz w:val="20"/>
                <w:szCs w:val="20"/>
              </w:rPr>
            </w:pPr>
            <w:r>
              <w:rPr>
                <w:rFonts w:cs="Times New Roman"/>
                <w:sz w:val="20"/>
                <w:szCs w:val="20"/>
              </w:rPr>
              <w:t>19</w:t>
            </w:r>
            <w:r w:rsidRPr="00F26C83">
              <w:rPr>
                <w:rFonts w:cs="Times New Roman"/>
                <w:sz w:val="20"/>
                <w:szCs w:val="20"/>
              </w:rPr>
              <w:t>%</w:t>
            </w:r>
          </w:p>
        </w:tc>
      </w:tr>
      <w:tr w:rsidR="001A6D92" w:rsidRPr="006611B7" w14:paraId="3E295190" w14:textId="77777777" w:rsidTr="004E3ED8">
        <w:trPr>
          <w:trHeight w:val="360"/>
        </w:trPr>
        <w:tc>
          <w:tcPr>
            <w:tcW w:w="3325" w:type="dxa"/>
            <w:shd w:val="clear" w:color="auto" w:fill="D9D9D9" w:themeFill="background1" w:themeFillShade="D9"/>
            <w:vAlign w:val="center"/>
          </w:tcPr>
          <w:p w14:paraId="6DBA0193" w14:textId="77777777" w:rsidR="001A6D92" w:rsidRPr="006834D7" w:rsidRDefault="001A6D92" w:rsidP="00D516C1">
            <w:pPr>
              <w:spacing w:after="0"/>
              <w:ind w:firstLine="0"/>
              <w:rPr>
                <w:rFonts w:cs="Times New Roman"/>
                <w:sz w:val="18"/>
                <w:szCs w:val="18"/>
              </w:rPr>
            </w:pPr>
            <w:r w:rsidRPr="006834D7">
              <w:rPr>
                <w:rFonts w:cs="Times New Roman"/>
                <w:sz w:val="18"/>
                <w:szCs w:val="18"/>
              </w:rPr>
              <w:t>Ages 18 to 64</w:t>
            </w:r>
          </w:p>
        </w:tc>
        <w:tc>
          <w:tcPr>
            <w:tcW w:w="2520" w:type="dxa"/>
            <w:shd w:val="clear" w:color="auto" w:fill="F2F2F2" w:themeFill="background1" w:themeFillShade="F2"/>
            <w:vAlign w:val="center"/>
          </w:tcPr>
          <w:p w14:paraId="13DB43F0" w14:textId="77777777" w:rsidR="001A6D92" w:rsidRPr="00F26C83" w:rsidRDefault="001A6D92" w:rsidP="00D516C1">
            <w:pPr>
              <w:spacing w:after="0"/>
              <w:ind w:firstLine="0"/>
              <w:jc w:val="center"/>
              <w:rPr>
                <w:rFonts w:cs="Times New Roman"/>
                <w:sz w:val="20"/>
                <w:szCs w:val="20"/>
              </w:rPr>
            </w:pPr>
            <w:r w:rsidRPr="00F26C83">
              <w:rPr>
                <w:rFonts w:cs="Times New Roman"/>
                <w:sz w:val="20"/>
                <w:szCs w:val="20"/>
              </w:rPr>
              <w:t>61%</w:t>
            </w:r>
          </w:p>
        </w:tc>
        <w:tc>
          <w:tcPr>
            <w:tcW w:w="3510" w:type="dxa"/>
            <w:vAlign w:val="center"/>
          </w:tcPr>
          <w:p w14:paraId="201E1C1D" w14:textId="0E418E70" w:rsidR="001A6D92" w:rsidRPr="00F26C83" w:rsidRDefault="001A6D92" w:rsidP="00CD5433">
            <w:pPr>
              <w:spacing w:after="0"/>
              <w:ind w:firstLine="0"/>
              <w:jc w:val="center"/>
              <w:rPr>
                <w:rFonts w:cs="Times New Roman"/>
                <w:sz w:val="20"/>
                <w:szCs w:val="20"/>
              </w:rPr>
            </w:pPr>
            <w:r w:rsidRPr="00F26C83">
              <w:rPr>
                <w:rFonts w:cs="Times New Roman"/>
                <w:sz w:val="20"/>
                <w:szCs w:val="20"/>
              </w:rPr>
              <w:t>6</w:t>
            </w:r>
            <w:r>
              <w:rPr>
                <w:rFonts w:cs="Times New Roman"/>
                <w:sz w:val="20"/>
                <w:szCs w:val="20"/>
              </w:rPr>
              <w:t>7</w:t>
            </w:r>
            <w:r w:rsidRPr="00F26C83">
              <w:rPr>
                <w:rFonts w:cs="Times New Roman"/>
                <w:sz w:val="20"/>
                <w:szCs w:val="20"/>
              </w:rPr>
              <w:t>%</w:t>
            </w:r>
          </w:p>
        </w:tc>
      </w:tr>
      <w:tr w:rsidR="001A6D92" w:rsidRPr="006611B7" w14:paraId="2B8EE536" w14:textId="77777777" w:rsidTr="004E3ED8">
        <w:trPr>
          <w:trHeight w:val="360"/>
        </w:trPr>
        <w:tc>
          <w:tcPr>
            <w:tcW w:w="3325" w:type="dxa"/>
            <w:shd w:val="clear" w:color="auto" w:fill="D9D9D9" w:themeFill="background1" w:themeFillShade="D9"/>
            <w:vAlign w:val="center"/>
          </w:tcPr>
          <w:p w14:paraId="522AD0A9" w14:textId="77777777" w:rsidR="001A6D92" w:rsidRPr="006834D7" w:rsidRDefault="001A6D92" w:rsidP="00D516C1">
            <w:pPr>
              <w:spacing w:after="0"/>
              <w:ind w:firstLine="0"/>
              <w:rPr>
                <w:rFonts w:cs="Times New Roman"/>
                <w:sz w:val="18"/>
                <w:szCs w:val="18"/>
              </w:rPr>
            </w:pPr>
            <w:r w:rsidRPr="006834D7">
              <w:rPr>
                <w:rFonts w:cs="Times New Roman"/>
                <w:sz w:val="18"/>
                <w:szCs w:val="18"/>
              </w:rPr>
              <w:t>Ages 65 and up</w:t>
            </w:r>
          </w:p>
        </w:tc>
        <w:tc>
          <w:tcPr>
            <w:tcW w:w="2520" w:type="dxa"/>
            <w:shd w:val="clear" w:color="auto" w:fill="F2F2F2" w:themeFill="background1" w:themeFillShade="F2"/>
            <w:vAlign w:val="center"/>
          </w:tcPr>
          <w:p w14:paraId="4F93CAF2" w14:textId="77777777" w:rsidR="001A6D92" w:rsidRPr="00F26C83" w:rsidRDefault="001A6D92" w:rsidP="00D516C1">
            <w:pPr>
              <w:spacing w:after="0"/>
              <w:ind w:firstLine="0"/>
              <w:jc w:val="center"/>
              <w:rPr>
                <w:rFonts w:cs="Times New Roman"/>
                <w:sz w:val="20"/>
                <w:szCs w:val="20"/>
              </w:rPr>
            </w:pPr>
            <w:r w:rsidRPr="00F26C83">
              <w:rPr>
                <w:rFonts w:cs="Times New Roman"/>
                <w:sz w:val="20"/>
                <w:szCs w:val="20"/>
              </w:rPr>
              <w:t>17%</w:t>
            </w:r>
          </w:p>
        </w:tc>
        <w:tc>
          <w:tcPr>
            <w:tcW w:w="3510" w:type="dxa"/>
            <w:vAlign w:val="center"/>
          </w:tcPr>
          <w:p w14:paraId="73E822E0" w14:textId="5DB94FDA" w:rsidR="001A6D92" w:rsidRPr="00F26C83" w:rsidRDefault="001A6D92" w:rsidP="00CD5433">
            <w:pPr>
              <w:spacing w:after="0"/>
              <w:ind w:firstLine="0"/>
              <w:jc w:val="center"/>
              <w:rPr>
                <w:rFonts w:cs="Times New Roman"/>
                <w:sz w:val="20"/>
                <w:szCs w:val="20"/>
              </w:rPr>
            </w:pPr>
            <w:r w:rsidRPr="00F26C83">
              <w:rPr>
                <w:rFonts w:cs="Times New Roman"/>
                <w:sz w:val="20"/>
                <w:szCs w:val="20"/>
              </w:rPr>
              <w:t>1</w:t>
            </w:r>
            <w:r>
              <w:rPr>
                <w:rFonts w:cs="Times New Roman"/>
                <w:sz w:val="20"/>
                <w:szCs w:val="20"/>
              </w:rPr>
              <w:t>4</w:t>
            </w:r>
            <w:r w:rsidRPr="00F26C83">
              <w:rPr>
                <w:rFonts w:cs="Times New Roman"/>
                <w:sz w:val="20"/>
                <w:szCs w:val="20"/>
              </w:rPr>
              <w:t>%</w:t>
            </w:r>
          </w:p>
        </w:tc>
      </w:tr>
      <w:tr w:rsidR="001A6D92" w:rsidRPr="006611B7" w14:paraId="12FD0263" w14:textId="77777777" w:rsidTr="004E3ED8">
        <w:trPr>
          <w:trHeight w:val="360"/>
        </w:trPr>
        <w:tc>
          <w:tcPr>
            <w:tcW w:w="3325" w:type="dxa"/>
            <w:shd w:val="clear" w:color="auto" w:fill="D9D9D9" w:themeFill="background1" w:themeFillShade="D9"/>
            <w:vAlign w:val="center"/>
          </w:tcPr>
          <w:p w14:paraId="23FC0995" w14:textId="77777777" w:rsidR="001A6D92" w:rsidRPr="006834D7" w:rsidRDefault="001A6D92" w:rsidP="00D516C1">
            <w:pPr>
              <w:spacing w:after="0"/>
              <w:ind w:firstLine="0"/>
              <w:rPr>
                <w:rFonts w:cs="Times New Roman"/>
                <w:sz w:val="18"/>
                <w:szCs w:val="18"/>
              </w:rPr>
            </w:pPr>
            <w:r w:rsidRPr="006834D7">
              <w:rPr>
                <w:rFonts w:cs="Times New Roman"/>
                <w:sz w:val="18"/>
                <w:szCs w:val="18"/>
              </w:rPr>
              <w:t>Below the Poverty Level</w:t>
            </w:r>
          </w:p>
        </w:tc>
        <w:tc>
          <w:tcPr>
            <w:tcW w:w="2520" w:type="dxa"/>
            <w:shd w:val="clear" w:color="auto" w:fill="F2F2F2" w:themeFill="background1" w:themeFillShade="F2"/>
            <w:vAlign w:val="center"/>
          </w:tcPr>
          <w:p w14:paraId="17085F1D" w14:textId="77777777" w:rsidR="001A6D92" w:rsidRPr="00F26C83" w:rsidRDefault="001A6D92" w:rsidP="00D516C1">
            <w:pPr>
              <w:spacing w:after="0"/>
              <w:ind w:firstLine="0"/>
              <w:jc w:val="center"/>
              <w:rPr>
                <w:rFonts w:cs="Times New Roman"/>
                <w:sz w:val="20"/>
                <w:szCs w:val="20"/>
              </w:rPr>
            </w:pPr>
            <w:r w:rsidRPr="00F26C83">
              <w:rPr>
                <w:rFonts w:cs="Times New Roman"/>
                <w:sz w:val="20"/>
                <w:szCs w:val="20"/>
              </w:rPr>
              <w:t>13%</w:t>
            </w:r>
          </w:p>
        </w:tc>
        <w:tc>
          <w:tcPr>
            <w:tcW w:w="3510" w:type="dxa"/>
            <w:vAlign w:val="center"/>
          </w:tcPr>
          <w:p w14:paraId="5B9234B6" w14:textId="1574C86F" w:rsidR="001A6D92" w:rsidRPr="00F26C83" w:rsidRDefault="001A6D92" w:rsidP="00CD5433">
            <w:pPr>
              <w:spacing w:after="0"/>
              <w:ind w:firstLine="0"/>
              <w:jc w:val="center"/>
              <w:rPr>
                <w:rFonts w:cs="Times New Roman"/>
                <w:sz w:val="20"/>
                <w:szCs w:val="20"/>
              </w:rPr>
            </w:pPr>
            <w:r w:rsidRPr="00F26C83">
              <w:rPr>
                <w:rFonts w:cs="Times New Roman"/>
                <w:sz w:val="20"/>
                <w:szCs w:val="20"/>
              </w:rPr>
              <w:t>1</w:t>
            </w:r>
            <w:r>
              <w:rPr>
                <w:rFonts w:cs="Times New Roman"/>
                <w:sz w:val="20"/>
                <w:szCs w:val="20"/>
              </w:rPr>
              <w:t>5</w:t>
            </w:r>
            <w:r w:rsidRPr="00F26C83">
              <w:rPr>
                <w:rFonts w:cs="Times New Roman"/>
                <w:sz w:val="20"/>
                <w:szCs w:val="20"/>
              </w:rPr>
              <w:t>%</w:t>
            </w:r>
          </w:p>
        </w:tc>
      </w:tr>
      <w:tr w:rsidR="001A6D92" w:rsidRPr="006611B7" w14:paraId="4B54B7ED" w14:textId="77777777" w:rsidTr="004E3ED8">
        <w:trPr>
          <w:trHeight w:val="360"/>
        </w:trPr>
        <w:tc>
          <w:tcPr>
            <w:tcW w:w="3325" w:type="dxa"/>
            <w:shd w:val="clear" w:color="auto" w:fill="D9D9D9" w:themeFill="background1" w:themeFillShade="D9"/>
            <w:vAlign w:val="center"/>
          </w:tcPr>
          <w:p w14:paraId="0F514265" w14:textId="77777777" w:rsidR="001A6D92" w:rsidRPr="006834D7" w:rsidRDefault="001A6D92" w:rsidP="00D516C1">
            <w:pPr>
              <w:spacing w:after="0"/>
              <w:ind w:firstLine="0"/>
              <w:rPr>
                <w:rFonts w:cs="Times New Roman"/>
                <w:sz w:val="18"/>
                <w:szCs w:val="18"/>
              </w:rPr>
            </w:pPr>
            <w:r w:rsidRPr="006834D7">
              <w:rPr>
                <w:rFonts w:cs="Times New Roman"/>
                <w:sz w:val="18"/>
                <w:szCs w:val="18"/>
              </w:rPr>
              <w:t>Below Twice the Poverty Level</w:t>
            </w:r>
          </w:p>
        </w:tc>
        <w:tc>
          <w:tcPr>
            <w:tcW w:w="2520" w:type="dxa"/>
            <w:shd w:val="clear" w:color="auto" w:fill="F2F2F2" w:themeFill="background1" w:themeFillShade="F2"/>
            <w:vAlign w:val="center"/>
          </w:tcPr>
          <w:p w14:paraId="3B6CD989" w14:textId="77777777" w:rsidR="001A6D92" w:rsidRPr="00F26C83" w:rsidRDefault="001A6D92" w:rsidP="00D516C1">
            <w:pPr>
              <w:spacing w:after="0"/>
              <w:ind w:firstLine="0"/>
              <w:jc w:val="center"/>
              <w:rPr>
                <w:rFonts w:cs="Times New Roman"/>
                <w:sz w:val="20"/>
                <w:szCs w:val="20"/>
              </w:rPr>
            </w:pPr>
            <w:r w:rsidRPr="00F26C83">
              <w:rPr>
                <w:rFonts w:cs="Times New Roman"/>
                <w:sz w:val="20"/>
                <w:szCs w:val="20"/>
              </w:rPr>
              <w:t>29%</w:t>
            </w:r>
          </w:p>
        </w:tc>
        <w:tc>
          <w:tcPr>
            <w:tcW w:w="3510" w:type="dxa"/>
            <w:vAlign w:val="center"/>
          </w:tcPr>
          <w:p w14:paraId="35A30DC9" w14:textId="7A0323B0" w:rsidR="001A6D92" w:rsidRPr="00F26C83" w:rsidRDefault="001A6D92" w:rsidP="00CD5433">
            <w:pPr>
              <w:spacing w:after="0"/>
              <w:ind w:firstLine="0"/>
              <w:jc w:val="center"/>
              <w:rPr>
                <w:rFonts w:cs="Times New Roman"/>
                <w:sz w:val="20"/>
                <w:szCs w:val="20"/>
              </w:rPr>
            </w:pPr>
            <w:r>
              <w:rPr>
                <w:rFonts w:cs="Times New Roman"/>
                <w:sz w:val="20"/>
                <w:szCs w:val="20"/>
              </w:rPr>
              <w:t>30</w:t>
            </w:r>
            <w:r w:rsidRPr="00F26C83">
              <w:rPr>
                <w:rFonts w:cs="Times New Roman"/>
                <w:sz w:val="20"/>
                <w:szCs w:val="20"/>
              </w:rPr>
              <w:t>%</w:t>
            </w:r>
          </w:p>
        </w:tc>
      </w:tr>
      <w:tr w:rsidR="001A6D92" w:rsidRPr="006611B7" w14:paraId="0077F33F" w14:textId="77777777" w:rsidTr="004E3ED8">
        <w:trPr>
          <w:trHeight w:val="360"/>
        </w:trPr>
        <w:tc>
          <w:tcPr>
            <w:tcW w:w="3325" w:type="dxa"/>
            <w:shd w:val="clear" w:color="auto" w:fill="D9D9D9" w:themeFill="background1" w:themeFillShade="D9"/>
            <w:vAlign w:val="center"/>
          </w:tcPr>
          <w:p w14:paraId="0C20EC1F" w14:textId="77777777" w:rsidR="001A6D92" w:rsidRPr="006834D7" w:rsidRDefault="001A6D92" w:rsidP="00D516C1">
            <w:pPr>
              <w:spacing w:after="0"/>
              <w:ind w:firstLine="0"/>
              <w:rPr>
                <w:rFonts w:cs="Times New Roman"/>
                <w:sz w:val="18"/>
                <w:szCs w:val="18"/>
              </w:rPr>
            </w:pPr>
            <w:r w:rsidRPr="006834D7">
              <w:rPr>
                <w:rFonts w:cs="Times New Roman"/>
                <w:sz w:val="18"/>
                <w:szCs w:val="18"/>
              </w:rPr>
              <w:t>Over 25 Without a High School Diploma</w:t>
            </w:r>
          </w:p>
        </w:tc>
        <w:tc>
          <w:tcPr>
            <w:tcW w:w="2520" w:type="dxa"/>
            <w:shd w:val="clear" w:color="auto" w:fill="F2F2F2" w:themeFill="background1" w:themeFillShade="F2"/>
            <w:vAlign w:val="center"/>
          </w:tcPr>
          <w:p w14:paraId="660F1FC0" w14:textId="77777777" w:rsidR="001A6D92" w:rsidRPr="00F26C83" w:rsidRDefault="001A6D92" w:rsidP="00D516C1">
            <w:pPr>
              <w:spacing w:after="0"/>
              <w:ind w:firstLine="0"/>
              <w:jc w:val="center"/>
              <w:rPr>
                <w:rFonts w:cs="Times New Roman"/>
                <w:sz w:val="20"/>
                <w:szCs w:val="20"/>
              </w:rPr>
            </w:pPr>
            <w:r w:rsidRPr="00F26C83">
              <w:rPr>
                <w:rFonts w:cs="Times New Roman"/>
                <w:sz w:val="20"/>
                <w:szCs w:val="20"/>
              </w:rPr>
              <w:t>11%</w:t>
            </w:r>
          </w:p>
        </w:tc>
        <w:tc>
          <w:tcPr>
            <w:tcW w:w="3510" w:type="dxa"/>
            <w:vAlign w:val="center"/>
          </w:tcPr>
          <w:p w14:paraId="75455918" w14:textId="025700EE" w:rsidR="001A6D92" w:rsidRPr="00F26C83" w:rsidRDefault="001A6D92" w:rsidP="00CD5433">
            <w:pPr>
              <w:spacing w:after="0"/>
              <w:ind w:firstLine="0"/>
              <w:jc w:val="center"/>
              <w:rPr>
                <w:rFonts w:cs="Times New Roman"/>
                <w:sz w:val="20"/>
                <w:szCs w:val="20"/>
              </w:rPr>
            </w:pPr>
            <w:r w:rsidRPr="00F26C83">
              <w:rPr>
                <w:rFonts w:cs="Times New Roman"/>
                <w:sz w:val="20"/>
                <w:szCs w:val="20"/>
              </w:rPr>
              <w:t>1</w:t>
            </w:r>
            <w:r>
              <w:rPr>
                <w:rFonts w:cs="Times New Roman"/>
                <w:sz w:val="20"/>
                <w:szCs w:val="20"/>
              </w:rPr>
              <w:t>0</w:t>
            </w:r>
            <w:r w:rsidRPr="00F26C83">
              <w:rPr>
                <w:rFonts w:cs="Times New Roman"/>
                <w:sz w:val="20"/>
                <w:szCs w:val="20"/>
              </w:rPr>
              <w:t>%</w:t>
            </w:r>
          </w:p>
        </w:tc>
      </w:tr>
      <w:tr w:rsidR="001A6D92" w:rsidRPr="006611B7" w14:paraId="67B16AFA" w14:textId="77777777" w:rsidTr="004E3ED8">
        <w:trPr>
          <w:trHeight w:val="360"/>
        </w:trPr>
        <w:tc>
          <w:tcPr>
            <w:tcW w:w="3325" w:type="dxa"/>
            <w:shd w:val="clear" w:color="auto" w:fill="D9D9D9" w:themeFill="background1" w:themeFillShade="D9"/>
            <w:vAlign w:val="center"/>
          </w:tcPr>
          <w:p w14:paraId="14BB5F60" w14:textId="17497552" w:rsidR="001A6D92" w:rsidRPr="006834D7" w:rsidRDefault="001A6D92" w:rsidP="00D516C1">
            <w:pPr>
              <w:spacing w:after="0"/>
              <w:ind w:firstLine="0"/>
              <w:rPr>
                <w:rFonts w:cs="Times New Roman"/>
                <w:sz w:val="18"/>
                <w:szCs w:val="18"/>
              </w:rPr>
            </w:pPr>
            <w:r w:rsidRPr="006834D7">
              <w:rPr>
                <w:rFonts w:cs="Times New Roman"/>
                <w:sz w:val="18"/>
                <w:szCs w:val="18"/>
              </w:rPr>
              <w:t>Limited English</w:t>
            </w:r>
            <w:r>
              <w:rPr>
                <w:rFonts w:cs="Times New Roman"/>
                <w:sz w:val="18"/>
                <w:szCs w:val="18"/>
              </w:rPr>
              <w:t xml:space="preserve"> </w:t>
            </w:r>
            <w:r w:rsidRPr="006834D7">
              <w:rPr>
                <w:rFonts w:cs="Times New Roman"/>
                <w:sz w:val="18"/>
                <w:szCs w:val="18"/>
              </w:rPr>
              <w:t>Speaking Household</w:t>
            </w:r>
            <w:r w:rsidRPr="006E3207">
              <w:rPr>
                <w:rFonts w:cs="Times New Roman"/>
                <w:b/>
                <w:bCs/>
                <w:sz w:val="18"/>
                <w:szCs w:val="18"/>
              </w:rPr>
              <w:t xml:space="preserve"> </w:t>
            </w:r>
            <w:r w:rsidRPr="006E3207">
              <w:rPr>
                <w:rFonts w:cs="Times New Roman"/>
                <w:b/>
                <w:bCs/>
                <w:sz w:val="18"/>
                <w:szCs w:val="18"/>
                <w:vertAlign w:val="superscript"/>
              </w:rPr>
              <w:t>(d)</w:t>
            </w:r>
          </w:p>
        </w:tc>
        <w:tc>
          <w:tcPr>
            <w:tcW w:w="2520" w:type="dxa"/>
            <w:shd w:val="clear" w:color="auto" w:fill="F2F2F2" w:themeFill="background1" w:themeFillShade="F2"/>
            <w:vAlign w:val="center"/>
          </w:tcPr>
          <w:p w14:paraId="7346B526" w14:textId="77777777" w:rsidR="001A6D92" w:rsidRPr="00F26C83" w:rsidRDefault="001A6D92" w:rsidP="00D516C1">
            <w:pPr>
              <w:spacing w:after="0"/>
              <w:ind w:firstLine="0"/>
              <w:jc w:val="center"/>
              <w:rPr>
                <w:rFonts w:cs="Times New Roman"/>
                <w:sz w:val="20"/>
                <w:szCs w:val="20"/>
              </w:rPr>
            </w:pPr>
            <w:r w:rsidRPr="00F26C83">
              <w:rPr>
                <w:rFonts w:cs="Times New Roman"/>
                <w:sz w:val="20"/>
                <w:szCs w:val="20"/>
              </w:rPr>
              <w:t>5%</w:t>
            </w:r>
          </w:p>
        </w:tc>
        <w:tc>
          <w:tcPr>
            <w:tcW w:w="3510" w:type="dxa"/>
            <w:vAlign w:val="center"/>
          </w:tcPr>
          <w:p w14:paraId="425F93AF" w14:textId="39AEDF92" w:rsidR="001A6D92" w:rsidRPr="00F26C83" w:rsidRDefault="001A6D92" w:rsidP="00CD5433">
            <w:pPr>
              <w:spacing w:after="0"/>
              <w:ind w:firstLine="0"/>
              <w:jc w:val="center"/>
              <w:rPr>
                <w:rFonts w:cs="Times New Roman"/>
                <w:sz w:val="20"/>
                <w:szCs w:val="20"/>
              </w:rPr>
            </w:pPr>
            <w:r>
              <w:rPr>
                <w:rFonts w:cs="Times New Roman"/>
                <w:sz w:val="20"/>
                <w:szCs w:val="20"/>
              </w:rPr>
              <w:t>6</w:t>
            </w:r>
            <w:r w:rsidRPr="00F26C83">
              <w:rPr>
                <w:rFonts w:cs="Times New Roman"/>
                <w:sz w:val="20"/>
                <w:szCs w:val="20"/>
              </w:rPr>
              <w:t>%</w:t>
            </w:r>
          </w:p>
        </w:tc>
      </w:tr>
      <w:tr w:rsidR="001A6D92" w:rsidRPr="006611B7" w14:paraId="628A508F" w14:textId="77777777" w:rsidTr="004E3ED8">
        <w:trPr>
          <w:trHeight w:val="360"/>
        </w:trPr>
        <w:tc>
          <w:tcPr>
            <w:tcW w:w="3325" w:type="dxa"/>
            <w:shd w:val="clear" w:color="auto" w:fill="D9D9D9" w:themeFill="background1" w:themeFillShade="D9"/>
            <w:vAlign w:val="center"/>
          </w:tcPr>
          <w:p w14:paraId="1C61E0D3" w14:textId="2CB0FF66" w:rsidR="001A6D92" w:rsidRPr="006834D7" w:rsidRDefault="001A6D92" w:rsidP="00D516C1">
            <w:pPr>
              <w:spacing w:after="0"/>
              <w:ind w:firstLine="0"/>
              <w:rPr>
                <w:rFonts w:cs="Times New Roman"/>
                <w:sz w:val="18"/>
                <w:szCs w:val="18"/>
              </w:rPr>
            </w:pPr>
            <w:r w:rsidRPr="006834D7">
              <w:rPr>
                <w:rFonts w:cs="Times New Roman"/>
                <w:sz w:val="18"/>
                <w:szCs w:val="18"/>
              </w:rPr>
              <w:t>With One or More Disabilities</w:t>
            </w:r>
            <w:r w:rsidRPr="006E3207">
              <w:rPr>
                <w:rFonts w:cs="Times New Roman"/>
                <w:b/>
                <w:bCs/>
                <w:sz w:val="18"/>
                <w:szCs w:val="18"/>
                <w:vertAlign w:val="superscript"/>
              </w:rPr>
              <w:t>(</w:t>
            </w:r>
            <w:r>
              <w:rPr>
                <w:rFonts w:cs="Times New Roman"/>
                <w:b/>
                <w:bCs/>
                <w:sz w:val="18"/>
                <w:szCs w:val="18"/>
                <w:vertAlign w:val="superscript"/>
              </w:rPr>
              <w:t>e</w:t>
            </w:r>
            <w:r w:rsidRPr="006E3207">
              <w:rPr>
                <w:rFonts w:cs="Times New Roman"/>
                <w:b/>
                <w:bCs/>
                <w:sz w:val="18"/>
                <w:szCs w:val="18"/>
                <w:vertAlign w:val="superscript"/>
              </w:rPr>
              <w:t>)</w:t>
            </w:r>
          </w:p>
        </w:tc>
        <w:tc>
          <w:tcPr>
            <w:tcW w:w="2520" w:type="dxa"/>
            <w:shd w:val="clear" w:color="auto" w:fill="F2F2F2" w:themeFill="background1" w:themeFillShade="F2"/>
            <w:vAlign w:val="center"/>
          </w:tcPr>
          <w:p w14:paraId="71FAB69F" w14:textId="0C298B9C" w:rsidR="001A6D92" w:rsidRPr="00F26C83" w:rsidRDefault="001A6D92" w:rsidP="00D516C1">
            <w:pPr>
              <w:spacing w:after="0"/>
              <w:ind w:firstLine="0"/>
              <w:jc w:val="center"/>
              <w:rPr>
                <w:rFonts w:cs="Times New Roman"/>
                <w:sz w:val="20"/>
                <w:szCs w:val="20"/>
              </w:rPr>
            </w:pPr>
            <w:r w:rsidRPr="00F26C83">
              <w:rPr>
                <w:rFonts w:cs="Times New Roman"/>
                <w:sz w:val="20"/>
                <w:szCs w:val="20"/>
              </w:rPr>
              <w:t>12%</w:t>
            </w:r>
          </w:p>
        </w:tc>
        <w:tc>
          <w:tcPr>
            <w:tcW w:w="3510" w:type="dxa"/>
            <w:vAlign w:val="center"/>
          </w:tcPr>
          <w:p w14:paraId="0E580A28" w14:textId="0E116D90" w:rsidR="001A6D92" w:rsidRPr="00F26C83" w:rsidRDefault="001A6D92" w:rsidP="00CD5433">
            <w:pPr>
              <w:spacing w:after="0"/>
              <w:ind w:firstLine="0"/>
              <w:jc w:val="center"/>
              <w:rPr>
                <w:rFonts w:cs="Times New Roman"/>
                <w:sz w:val="20"/>
                <w:szCs w:val="20"/>
              </w:rPr>
            </w:pPr>
            <w:r w:rsidRPr="00F26C83">
              <w:rPr>
                <w:rFonts w:cs="Times New Roman"/>
                <w:sz w:val="20"/>
                <w:szCs w:val="20"/>
              </w:rPr>
              <w:t>13%</w:t>
            </w:r>
          </w:p>
        </w:tc>
      </w:tr>
    </w:tbl>
    <w:p w14:paraId="6ABC97F6" w14:textId="16E3072A" w:rsidR="00AB4E21" w:rsidRDefault="00AB4E21" w:rsidP="007C6142">
      <w:pPr>
        <w:pStyle w:val="TableFigureNote"/>
      </w:pPr>
      <w:r>
        <w:t xml:space="preserve">(a) </w:t>
      </w:r>
      <w:r>
        <w:tab/>
        <w:t xml:space="preserve">The demographic percentages and total nationwide population of </w:t>
      </w:r>
      <w:r w:rsidRPr="00FA580A">
        <w:t>334,369,975</w:t>
      </w:r>
      <w:r>
        <w:t xml:space="preserve"> are based on the Census’ 2018-2022</w:t>
      </w:r>
      <w:r w:rsidR="00DA4923">
        <w:t xml:space="preserve"> </w:t>
      </w:r>
      <w:r>
        <w:t xml:space="preserve">American Community Survey five-year averages, at the block group level, and include the 50 states, the District of Columbia, and Puerto Rico. Demographic percentages based on different averages may differ. The total population surrounding all facilities at each proximity are based on block level data from the 2020 Decennial Census. Populations by demographic group are determined by multiplying each 2020 Decennial block population within the indicated radius (proximity) by the ACS demographic percentages describing the block group </w:t>
      </w:r>
      <w:r w:rsidR="00EF32C8">
        <w:t xml:space="preserve">or tract </w:t>
      </w:r>
      <w:r>
        <w:t xml:space="preserve">containing each block, and then summing over the indicated </w:t>
      </w:r>
      <w:r w:rsidR="00DD2946">
        <w:t>circular</w:t>
      </w:r>
      <w:r>
        <w:t xml:space="preserve"> area.</w:t>
      </w:r>
      <w:r w:rsidR="00067D95">
        <w:t xml:space="preserve"> Note: </w:t>
      </w:r>
      <w:r w:rsidR="00067D95" w:rsidRPr="00137A0E">
        <w:t>The total population based on the 2020 Decennial Census is</w:t>
      </w:r>
      <w:r w:rsidRPr="00137A0E">
        <w:t xml:space="preserve"> </w:t>
      </w:r>
      <w:r w:rsidR="00AF7989" w:rsidRPr="00137A0E">
        <w:t>334,7</w:t>
      </w:r>
      <w:r w:rsidR="002B0A3E" w:rsidRPr="00137A0E">
        <w:t>35</w:t>
      </w:r>
      <w:r w:rsidR="00AF7989" w:rsidRPr="00137A0E">
        <w:t>,155.</w:t>
      </w:r>
    </w:p>
    <w:p w14:paraId="601EB618" w14:textId="16BA62BF" w:rsidR="00AB4E21" w:rsidRDefault="00AB4E21" w:rsidP="007C6142">
      <w:pPr>
        <w:pStyle w:val="TableFigureNote"/>
      </w:pPr>
      <w:r>
        <w:t xml:space="preserve">(b) </w:t>
      </w:r>
      <w:r>
        <w:tab/>
      </w:r>
      <w:r w:rsidR="00673570" w:rsidRPr="00673570">
        <w:t>The People of Color population is the Total Population minus the White population and includes the following five racial/ethnic categories: Black, American Indian or Alaska Native, Asian, Other and Multiracial, and Hispanic/Latino</w:t>
      </w:r>
      <w:r>
        <w:t>.</w:t>
      </w:r>
    </w:p>
    <w:p w14:paraId="153CAEFB" w14:textId="50B37DE3" w:rsidR="00AB4E21" w:rsidRDefault="00AB4E21" w:rsidP="007C6142">
      <w:pPr>
        <w:pStyle w:val="TableFigureNote"/>
      </w:pPr>
      <w:r>
        <w:t xml:space="preserve">(c) </w:t>
      </w:r>
      <w:r>
        <w:tab/>
      </w:r>
      <w:r w:rsidR="000C2FDE" w:rsidRPr="000C2FDE">
        <w:t>To avoid double counting, the "Hispanic or Latino" category is treated as a distinct demographic category for these analyses. A person who identifies as Hispanic or Latino is counted as Hispanic/Latino for this analysis, regardless of what race this person may have also identified as in the Census</w:t>
      </w:r>
      <w:r>
        <w:t>.</w:t>
      </w:r>
    </w:p>
    <w:p w14:paraId="54119B1D" w14:textId="22A79896" w:rsidR="00AB4E21" w:rsidRDefault="00AB4E21" w:rsidP="007C6142">
      <w:pPr>
        <w:pStyle w:val="TableFigureNote"/>
      </w:pPr>
      <w:r>
        <w:t xml:space="preserve">(d) </w:t>
      </w:r>
      <w:r>
        <w:tab/>
        <w:t>The Limited English-Speaking Household population is estimated at the block group level by taking the product of the block group population and the fraction of limited English-speaking households in the block group, assuming that the number of individuals per household is the same for Limited English-Speaking Households as for the general population.</w:t>
      </w:r>
    </w:p>
    <w:p w14:paraId="7B9BB87B" w14:textId="3DD1ACD3" w:rsidR="008F72D8" w:rsidRDefault="008F72D8" w:rsidP="007C6142">
      <w:pPr>
        <w:pStyle w:val="TableFigureNote"/>
      </w:pPr>
      <w:r>
        <w:t xml:space="preserve">(e) </w:t>
      </w:r>
      <w:r>
        <w:tab/>
      </w:r>
      <w:r w:rsidR="003B3B10" w:rsidRPr="003B3B10">
        <w:t>The demographic percentages for people with one or more disabilities are based on Census ACS surveys at the tract level of civilian non-institutionalized people (i.e., all U.S. civilians not residing in institutional group quarters facilities such as correctional institutions,</w:t>
      </w:r>
      <w:r w:rsidR="00F3427A">
        <w:t xml:space="preserve"> </w:t>
      </w:r>
      <w:r w:rsidR="00F3427A" w:rsidRPr="00F3427A">
        <w:t>juvenile facilities, skilled nursing facilities, and other long-term care living arrangements).</w:t>
      </w:r>
      <w:r w:rsidR="00996E06" w:rsidRPr="00996E06">
        <w:t xml:space="preserve"> </w:t>
      </w:r>
      <w:r w:rsidR="00973328" w:rsidRPr="00973328">
        <w:t>T</w:t>
      </w:r>
      <w:r w:rsidR="004B457A">
        <w:t>he</w:t>
      </w:r>
      <w:r w:rsidR="00973328" w:rsidRPr="00973328">
        <w:t xml:space="preserve"> nationwide demographic percentage</w:t>
      </w:r>
      <w:r w:rsidR="0071090B">
        <w:t xml:space="preserve"> is the sum of all</w:t>
      </w:r>
      <w:r w:rsidR="00973328" w:rsidRPr="00973328">
        <w:t xml:space="preserve"> tract level tallies in the nation divided by the total U.S. population based on</w:t>
      </w:r>
      <w:r w:rsidR="008E312D">
        <w:t xml:space="preserve"> </w:t>
      </w:r>
      <w:r w:rsidR="008E312D" w:rsidRPr="008E312D">
        <w:t>the 2018-2022 ACS</w:t>
      </w:r>
      <w:r w:rsidR="008E312D">
        <w:t>.</w:t>
      </w:r>
      <w:r w:rsidR="00973328" w:rsidRPr="00973328">
        <w:t xml:space="preserve"> </w:t>
      </w:r>
      <w:r w:rsidR="00996E06" w:rsidRPr="00996E06">
        <w:t>The study areas’ population counts are based on applying the Census tract level percentage of people with one or more disabilities to each block within the respective tract.</w:t>
      </w:r>
    </w:p>
    <w:p w14:paraId="1C8346E7" w14:textId="77777777" w:rsidR="009D024D" w:rsidRDefault="00AB4E21" w:rsidP="007C6142">
      <w:pPr>
        <w:pStyle w:val="TableFigureNote"/>
        <w:ind w:right="270"/>
        <w:rPr>
          <w:ins w:id="157" w:author="Jill Mozier" w:date="2024-11-07T09:54:00Z" w16du:dateUtc="2024-11-07T14:54:00Z"/>
        </w:rPr>
        <w:sectPr w:rsidR="009D024D">
          <w:footerReference w:type="default" r:id="rId23"/>
          <w:pgSz w:w="12240" w:h="15840"/>
          <w:pgMar w:top="1440" w:right="1440" w:bottom="1440" w:left="1440" w:header="720" w:footer="720" w:gutter="0"/>
          <w:cols w:space="720"/>
          <w:docGrid w:linePitch="360"/>
        </w:sectPr>
      </w:pPr>
      <w:r>
        <w:t>(</w:t>
      </w:r>
      <w:r w:rsidR="00E269A4">
        <w:t>f</w:t>
      </w:r>
      <w:r>
        <w:t xml:space="preserve">) </w:t>
      </w:r>
      <w:r>
        <w:tab/>
        <w:t xml:space="preserve">The population tally and demographic analysis of the total population surrounding all facilities as a whole account </w:t>
      </w:r>
      <w:r w:rsidR="00086D03">
        <w:t xml:space="preserve">for </w:t>
      </w:r>
      <w:r>
        <w:t>neighboring facilities with overlapping study areas and ensure populations in common are counted only once.</w:t>
      </w:r>
    </w:p>
    <w:p w14:paraId="44327C71" w14:textId="77777777" w:rsidR="00496860" w:rsidRDefault="00F3074C" w:rsidP="00F10E60">
      <w:pPr>
        <w:pStyle w:val="TableFigureNote"/>
        <w:keepNext/>
        <w:spacing w:after="60"/>
        <w:ind w:right="274"/>
        <w:jc w:val="center"/>
        <w:rPr>
          <w:ins w:id="158" w:author="Jill Mozier" w:date="2024-11-07T10:02:00Z" w16du:dateUtc="2024-11-07T15:02:00Z"/>
        </w:rPr>
        <w:pPrChange w:id="159" w:author="Jill Mozier" w:date="2024-11-07T10:05:00Z" w16du:dateUtc="2024-11-07T15:05:00Z">
          <w:pPr>
            <w:pStyle w:val="TableFigureNote"/>
            <w:ind w:right="270"/>
          </w:pPr>
        </w:pPrChange>
      </w:pPr>
      <w:ins w:id="160" w:author="Jill Mozier" w:date="2024-11-07T10:02:00Z" w16du:dateUtc="2024-11-07T15:02:00Z">
        <w:r>
          <w:rPr>
            <w:noProof/>
          </w:rPr>
          <w:lastRenderedPageBreak/>
          <w:drawing>
            <wp:inline distT="0" distB="0" distL="0" distR="0" wp14:anchorId="10DBFE19" wp14:editId="47909520">
              <wp:extent cx="8396905" cy="3324225"/>
              <wp:effectExtent l="0" t="0" r="4445" b="0"/>
              <wp:docPr id="153933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32344" name=""/>
                      <pic:cNvPicPr/>
                    </pic:nvPicPr>
                    <pic:blipFill rotWithShape="1">
                      <a:blip r:embed="rId24"/>
                      <a:srcRect l="1851" t="25515" r="8102" b="11110"/>
                      <a:stretch/>
                    </pic:blipFill>
                    <pic:spPr bwMode="auto">
                      <a:xfrm>
                        <a:off x="0" y="0"/>
                        <a:ext cx="8397592" cy="3324497"/>
                      </a:xfrm>
                      <a:prstGeom prst="rect">
                        <a:avLst/>
                      </a:prstGeom>
                      <a:ln>
                        <a:noFill/>
                      </a:ln>
                      <a:extLst>
                        <a:ext uri="{53640926-AAD7-44D8-BBD7-CCE9431645EC}">
                          <a14:shadowObscured xmlns:a14="http://schemas.microsoft.com/office/drawing/2010/main"/>
                        </a:ext>
                      </a:extLst>
                    </pic:spPr>
                  </pic:pic>
                </a:graphicData>
              </a:graphic>
            </wp:inline>
          </w:drawing>
        </w:r>
      </w:ins>
    </w:p>
    <w:p w14:paraId="42788FC3" w14:textId="26601DDF" w:rsidR="00AB4E21" w:rsidRDefault="00496860" w:rsidP="007344A3">
      <w:pPr>
        <w:pStyle w:val="Caption"/>
        <w:spacing w:after="240"/>
        <w:rPr>
          <w:ins w:id="161" w:author="Jill Mozier" w:date="2024-11-07T10:08:00Z" w16du:dateUtc="2024-11-07T15:08:00Z"/>
        </w:rPr>
        <w:pPrChange w:id="162" w:author="Jill Mozier" w:date="2024-11-07T10:38:00Z" w16du:dateUtc="2024-11-07T15:38:00Z">
          <w:pPr>
            <w:pStyle w:val="Caption"/>
            <w:spacing w:after="360"/>
          </w:pPr>
        </w:pPrChange>
      </w:pPr>
      <w:bookmarkStart w:id="163" w:name="_Toc181869525"/>
      <w:ins w:id="164" w:author="Jill Mozier" w:date="2024-11-07T10:02:00Z" w16du:dateUtc="2024-11-07T15:02:00Z">
        <w:r>
          <w:t xml:space="preserve">Figure </w:t>
        </w:r>
        <w:r>
          <w:fldChar w:fldCharType="begin"/>
        </w:r>
        <w:r>
          <w:instrText xml:space="preserve"> SEQ Figure \* ARABIC </w:instrText>
        </w:r>
      </w:ins>
      <w:r>
        <w:fldChar w:fldCharType="separate"/>
      </w:r>
      <w:ins w:id="165" w:author="Jill Mozier" w:date="2024-11-07T10:05:00Z" w16du:dateUtc="2024-11-07T15:05:00Z">
        <w:r w:rsidR="00501883">
          <w:rPr>
            <w:noProof/>
          </w:rPr>
          <w:t>2</w:t>
        </w:r>
      </w:ins>
      <w:ins w:id="166" w:author="Jill Mozier" w:date="2024-11-07T10:02:00Z" w16du:dateUtc="2024-11-07T15:02:00Z">
        <w:r>
          <w:fldChar w:fldCharType="end"/>
        </w:r>
      </w:ins>
      <w:ins w:id="167" w:author="Jill Mozier" w:date="2024-11-07T10:03:00Z" w16du:dateUtc="2024-11-07T15:03:00Z">
        <w:r>
          <w:t>. Sample Proximity Tool Output</w:t>
        </w:r>
        <w:r w:rsidR="00476807">
          <w:t xml:space="preserve"> of “Facility Demographics” </w:t>
        </w:r>
      </w:ins>
      <w:ins w:id="168" w:author="Jill Mozier" w:date="2024-11-07T10:04:00Z" w16du:dateUtc="2024-11-07T15:04:00Z">
        <w:r w:rsidR="00476807">
          <w:t>Tab</w:t>
        </w:r>
      </w:ins>
      <w:bookmarkEnd w:id="163"/>
    </w:p>
    <w:p w14:paraId="37A7A4A4" w14:textId="1C949F3B" w:rsidR="00501883" w:rsidRDefault="00BB53F9" w:rsidP="00BB53F9">
      <w:pPr>
        <w:keepNext/>
        <w:ind w:firstLine="0"/>
        <w:jc w:val="center"/>
        <w:rPr>
          <w:ins w:id="169" w:author="Jill Mozier" w:date="2024-11-07T10:05:00Z" w16du:dateUtc="2024-11-07T15:05:00Z"/>
        </w:rPr>
        <w:pPrChange w:id="170" w:author="Jill Mozier" w:date="2024-11-07T10:08:00Z" w16du:dateUtc="2024-11-07T15:08:00Z">
          <w:pPr/>
        </w:pPrChange>
      </w:pPr>
      <w:ins w:id="171" w:author="Jill Mozier" w:date="2024-11-07T10:08:00Z" w16du:dateUtc="2024-11-07T15:08:00Z">
        <w:r>
          <w:rPr>
            <w:noProof/>
          </w:rPr>
          <w:drawing>
            <wp:inline distT="0" distB="0" distL="0" distR="0" wp14:anchorId="0CAD66CA" wp14:editId="0E1985D7">
              <wp:extent cx="8367708" cy="1866900"/>
              <wp:effectExtent l="0" t="0" r="0" b="0"/>
              <wp:docPr id="117152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26703" name=""/>
                      <pic:cNvPicPr/>
                    </pic:nvPicPr>
                    <pic:blipFill rotWithShape="1">
                      <a:blip r:embed="rId25"/>
                      <a:srcRect l="1852" t="23663" r="10996" b="41769"/>
                      <a:stretch/>
                    </pic:blipFill>
                    <pic:spPr bwMode="auto">
                      <a:xfrm>
                        <a:off x="0" y="0"/>
                        <a:ext cx="8425936" cy="1879891"/>
                      </a:xfrm>
                      <a:prstGeom prst="rect">
                        <a:avLst/>
                      </a:prstGeom>
                      <a:ln>
                        <a:noFill/>
                      </a:ln>
                      <a:extLst>
                        <a:ext uri="{53640926-AAD7-44D8-BBD7-CCE9431645EC}">
                          <a14:shadowObscured xmlns:a14="http://schemas.microsoft.com/office/drawing/2010/main"/>
                        </a:ext>
                      </a:extLst>
                    </pic:spPr>
                  </pic:pic>
                </a:graphicData>
              </a:graphic>
            </wp:inline>
          </w:drawing>
        </w:r>
      </w:ins>
    </w:p>
    <w:p w14:paraId="1EF4C524" w14:textId="512502FC" w:rsidR="00075BAC" w:rsidRDefault="00501883" w:rsidP="00AF2893">
      <w:pPr>
        <w:pStyle w:val="Caption"/>
        <w:rPr>
          <w:ins w:id="172" w:author="Jill Mozier" w:date="2024-11-07T09:55:00Z" w16du:dateUtc="2024-11-07T14:55:00Z"/>
        </w:rPr>
        <w:pPrChange w:id="173" w:author="Jill Mozier" w:date="2024-11-07T10:07:00Z" w16du:dateUtc="2024-11-07T15:07:00Z">
          <w:pPr>
            <w:pStyle w:val="TableFigureNote"/>
            <w:ind w:right="270"/>
          </w:pPr>
        </w:pPrChange>
      </w:pPr>
      <w:bookmarkStart w:id="174" w:name="_Toc181869526"/>
      <w:ins w:id="175" w:author="Jill Mozier" w:date="2024-11-07T10:05:00Z" w16du:dateUtc="2024-11-07T15:05:00Z">
        <w:r>
          <w:t xml:space="preserve">Figure </w:t>
        </w:r>
        <w:r>
          <w:fldChar w:fldCharType="begin"/>
        </w:r>
        <w:r>
          <w:instrText xml:space="preserve"> SEQ Figure \* ARABIC </w:instrText>
        </w:r>
      </w:ins>
      <w:r>
        <w:fldChar w:fldCharType="separate"/>
      </w:r>
      <w:ins w:id="176" w:author="Jill Mozier" w:date="2024-11-07T10:05:00Z" w16du:dateUtc="2024-11-07T15:05:00Z">
        <w:r>
          <w:rPr>
            <w:noProof/>
          </w:rPr>
          <w:t>3</w:t>
        </w:r>
        <w:r>
          <w:fldChar w:fldCharType="end"/>
        </w:r>
        <w:r w:rsidR="008012B3">
          <w:t xml:space="preserve">. Sample </w:t>
        </w:r>
      </w:ins>
      <w:ins w:id="177" w:author="Jill Mozier" w:date="2024-11-07T10:06:00Z" w16du:dateUtc="2024-11-07T15:06:00Z">
        <w:r w:rsidR="008012B3">
          <w:t>Proximity Tool Output of “Sortable %” Tab</w:t>
        </w:r>
      </w:ins>
      <w:bookmarkEnd w:id="174"/>
    </w:p>
    <w:p w14:paraId="3EFA5E96" w14:textId="77777777" w:rsidR="00075BAC" w:rsidRDefault="00075BAC" w:rsidP="007C6142">
      <w:pPr>
        <w:pStyle w:val="TableFigureNote"/>
        <w:ind w:right="270"/>
        <w:rPr>
          <w:ins w:id="178" w:author="Jill Mozier" w:date="2024-11-07T09:55:00Z" w16du:dateUtc="2024-11-07T14:55:00Z"/>
        </w:rPr>
        <w:sectPr w:rsidR="00075BAC" w:rsidSect="00075BAC">
          <w:pgSz w:w="15840" w:h="12240" w:orient="landscape"/>
          <w:pgMar w:top="1440" w:right="1440" w:bottom="1440" w:left="1440" w:header="720" w:footer="720" w:gutter="0"/>
          <w:cols w:space="720"/>
          <w:docGrid w:linePitch="360"/>
        </w:sectPr>
      </w:pPr>
    </w:p>
    <w:p w14:paraId="4DCB3CB0" w14:textId="1FCE7E13" w:rsidR="003A046F" w:rsidRDefault="00960ADD" w:rsidP="00960ADD">
      <w:pPr>
        <w:pStyle w:val="Heading2"/>
      </w:pPr>
      <w:bookmarkStart w:id="179" w:name="_Toc177030546"/>
      <w:bookmarkStart w:id="180" w:name="_Toc181869523"/>
      <w:bookmarkEnd w:id="179"/>
      <w:r>
        <w:lastRenderedPageBreak/>
        <w:t>Uncertainty Discussion</w:t>
      </w:r>
      <w:bookmarkEnd w:id="180"/>
    </w:p>
    <w:p w14:paraId="09FD79E8" w14:textId="62BCCF77" w:rsidR="00A04340" w:rsidRDefault="00E84ADC" w:rsidP="00A04340">
      <w:r>
        <w:t xml:space="preserve">The methodology for the Proximity Tool’s demographic analyses applies demographic data from the Census’ </w:t>
      </w:r>
      <w:r w:rsidR="003B494E" w:rsidRPr="001D777C">
        <w:t>American Community Survey</w:t>
      </w:r>
      <w:r w:rsidR="003B494E">
        <w:t xml:space="preserve"> (ACS).</w:t>
      </w:r>
      <w:r w:rsidRPr="001D777C">
        <w:t xml:space="preserve"> </w:t>
      </w:r>
      <w:r w:rsidR="001D777C" w:rsidRPr="001D777C">
        <w:t>The Proximity Tool’s analysis of the distribution of population across demographic groups is subject to the uncertainties associated with the</w:t>
      </w:r>
      <w:r w:rsidR="003B494E">
        <w:t xml:space="preserve"> </w:t>
      </w:r>
      <w:r w:rsidR="006711CD">
        <w:t>ACS</w:t>
      </w:r>
      <w:r w:rsidR="001D777C" w:rsidRPr="001D777C">
        <w:t xml:space="preserve">. The demographic statistics reported by the ACS are not based on a count of all people in a geographic area, as in the case of the decennial Census, but on surveys of a fraction of the people. The uncertainty of ACS survey results depends strongly on the number of people in the cohort being analyzed. For a typical proximity analysis, the uncertainty associated with the survey results is about ±10%. </w:t>
      </w:r>
      <w:commentRangeStart w:id="181"/>
      <w:commentRangeStart w:id="182"/>
      <w:r w:rsidR="001D777C" w:rsidRPr="001D777C">
        <w:t>However, if the number of people in the counted group is less than 100, the uncertainty can be ±100% or more</w:t>
      </w:r>
      <w:r w:rsidR="00A04340">
        <w:t>.</w:t>
      </w:r>
      <w:commentRangeEnd w:id="181"/>
      <w:r w:rsidR="0004293C">
        <w:rPr>
          <w:rStyle w:val="CommentReference"/>
        </w:rPr>
        <w:commentReference w:id="181"/>
      </w:r>
      <w:commentRangeEnd w:id="182"/>
      <w:r w:rsidR="000B1720">
        <w:rPr>
          <w:rStyle w:val="CommentReference"/>
        </w:rPr>
        <w:commentReference w:id="182"/>
      </w:r>
    </w:p>
    <w:p w14:paraId="3D95E2F1" w14:textId="30D44CC9" w:rsidR="006711CD" w:rsidRDefault="006F297F" w:rsidP="00A04340">
      <w:r w:rsidRPr="006F297F">
        <w:t xml:space="preserve">In addition, the geographical resolution of the ACS is at the level of a Census Block Group or a Census Tract, typically 2 to 5 kilometers. This will add to the uncertainty, especially for areas of low population density. Any uncertainty in the location </w:t>
      </w:r>
      <w:r w:rsidR="00F3788F">
        <w:t>inputs (</w:t>
      </w:r>
      <w:r w:rsidRPr="006F297F">
        <w:t xml:space="preserve">of emission sources </w:t>
      </w:r>
      <w:r w:rsidR="00F3788F">
        <w:t>or other areas of interest)</w:t>
      </w:r>
      <w:r w:rsidRPr="006F297F">
        <w:t xml:space="preserve"> to the Proximity Tool would also add to the uncertainty</w:t>
      </w:r>
      <w:r>
        <w:t>.</w:t>
      </w:r>
    </w:p>
    <w:p w14:paraId="139F2D47" w14:textId="1B50D653" w:rsidR="003A046F" w:rsidRDefault="00A04340" w:rsidP="00384D4A">
      <w:r>
        <w:t>The EPA has developed technical guidance for environmental justice analyses</w:t>
      </w:r>
      <w:r w:rsidR="0008404A">
        <w:t>, and the guidance and resulting analyses are continuously advancing</w:t>
      </w:r>
      <w:r>
        <w:t xml:space="preserve">. </w:t>
      </w:r>
      <w:r w:rsidR="00351240">
        <w:t>The Proximity</w:t>
      </w:r>
      <w:r w:rsidR="00EC2E17">
        <w:t xml:space="preserve"> Tool’s</w:t>
      </w:r>
      <w:r>
        <w:t xml:space="preserve"> analys</w:t>
      </w:r>
      <w:r w:rsidR="00D97E73">
        <w:t>i</w:t>
      </w:r>
      <w:r>
        <w:t xml:space="preserve">s, with </w:t>
      </w:r>
      <w:r w:rsidR="00D97E73">
        <w:t>its</w:t>
      </w:r>
      <w:r>
        <w:t xml:space="preserve"> associated uncertainties, </w:t>
      </w:r>
      <w:r w:rsidR="002B4BF2">
        <w:t>provide</w:t>
      </w:r>
      <w:r w:rsidR="00D97E73">
        <w:t>s</w:t>
      </w:r>
      <w:r w:rsidR="002B4BF2">
        <w:t xml:space="preserve"> additional </w:t>
      </w:r>
      <w:r w:rsidR="00834CBD">
        <w:t>information</w:t>
      </w:r>
      <w:r w:rsidR="002B4BF2">
        <w:t xml:space="preserve"> for</w:t>
      </w:r>
      <w:r>
        <w:t xml:space="preserve"> </w:t>
      </w:r>
      <w:r w:rsidR="00834CBD">
        <w:t xml:space="preserve">evaluation by </w:t>
      </w:r>
      <w:r>
        <w:t xml:space="preserve">EPA decision makers and the public to inform </w:t>
      </w:r>
      <w:r w:rsidR="006A2536">
        <w:t xml:space="preserve">assessments such as </w:t>
      </w:r>
      <w:r>
        <w:t>Risk and Technology Review</w:t>
      </w:r>
      <w:r w:rsidR="00696069">
        <w:t>s and other</w:t>
      </w:r>
      <w:r w:rsidR="00480632">
        <w:t xml:space="preserve"> </w:t>
      </w:r>
      <w:r w:rsidR="007A06C1">
        <w:t>analyse</w:t>
      </w:r>
      <w:r w:rsidR="00480632">
        <w:t>s</w:t>
      </w:r>
      <w:r>
        <w:t>.</w:t>
      </w:r>
      <w:r w:rsidR="00480632">
        <w:t xml:space="preserve"> </w:t>
      </w:r>
      <w:r w:rsidR="00480632" w:rsidRPr="00480632">
        <w:t xml:space="preserve">It should be noted that proximity to </w:t>
      </w:r>
      <w:r w:rsidR="004A4C39">
        <w:t xml:space="preserve">analyzed </w:t>
      </w:r>
      <w:r w:rsidR="00480632" w:rsidRPr="00480632">
        <w:t>facilities does not indicate that any exposures or impacts will occur and should not be interpreted as a direct measure of exposure or impact.</w:t>
      </w:r>
    </w:p>
    <w:sectPr w:rsidR="003A046F" w:rsidSect="00075B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 w:author="Sarsony, Chris" w:date="2024-10-17T12:42:00Z" w:initials="ES">
    <w:p w14:paraId="0AF7C2E1" w14:textId="77777777" w:rsidR="00BF3732" w:rsidRDefault="00BF3732" w:rsidP="00BF3732">
      <w:pPr>
        <w:pStyle w:val="CommentText"/>
        <w:ind w:firstLine="0"/>
      </w:pPr>
      <w:r>
        <w:rPr>
          <w:rStyle w:val="CommentReference"/>
        </w:rPr>
        <w:annotationRef/>
      </w:r>
      <w:r>
        <w:t>I feel like the footnote 3 above is not necessary.</w:t>
      </w:r>
    </w:p>
  </w:comment>
  <w:comment w:id="10" w:author="Jill Mozier" w:date="2024-11-05T12:37:00Z" w:initials="JM">
    <w:p w14:paraId="1BEE4B78" w14:textId="77777777" w:rsidR="005B2010" w:rsidRDefault="00C0465D" w:rsidP="005B2010">
      <w:pPr>
        <w:pStyle w:val="CommentText"/>
        <w:ind w:firstLine="0"/>
      </w:pPr>
      <w:r>
        <w:rPr>
          <w:rStyle w:val="CommentReference"/>
        </w:rPr>
        <w:annotationRef/>
      </w:r>
      <w:r w:rsidR="005B2010">
        <w:t>Deleted.</w:t>
      </w:r>
    </w:p>
  </w:comment>
  <w:comment w:id="13" w:author="Sarsony, Chris" w:date="2024-10-17T12:43:00Z" w:initials="ES">
    <w:p w14:paraId="19DCE35D" w14:textId="649E592C" w:rsidR="00BF3732" w:rsidRDefault="00BF3732" w:rsidP="00BF3732">
      <w:pPr>
        <w:pStyle w:val="CommentText"/>
        <w:ind w:firstLine="0"/>
      </w:pPr>
      <w:r>
        <w:rPr>
          <w:rStyle w:val="CommentReference"/>
        </w:rPr>
        <w:annotationRef/>
      </w:r>
      <w:r>
        <w:t>Just curious, would greater or lesser precision give you a different result?  If so, is there a target number of decimal places to provide sufficient precision? I assume if you use 1 decimal place the results might be not as precise?</w:t>
      </w:r>
    </w:p>
  </w:comment>
  <w:comment w:id="14" w:author="Jill Mozier" w:date="2024-11-05T12:37:00Z" w:initials="JM">
    <w:p w14:paraId="3DF2A40F" w14:textId="77777777" w:rsidR="00EB0F36" w:rsidRDefault="00EB0F36" w:rsidP="00EB0F36">
      <w:pPr>
        <w:pStyle w:val="CommentText"/>
        <w:ind w:firstLine="0"/>
      </w:pPr>
      <w:r>
        <w:rPr>
          <w:rStyle w:val="CommentReference"/>
        </w:rPr>
        <w:annotationRef/>
      </w:r>
      <w:r>
        <w:t>Steve?</w:t>
      </w:r>
    </w:p>
  </w:comment>
  <w:comment w:id="15" w:author="Steve Fudge" w:date="2024-11-05T14:58:00Z" w:initials="SF">
    <w:p w14:paraId="01780C86" w14:textId="77777777" w:rsidR="00535E1F" w:rsidRDefault="00535E1F" w:rsidP="00535E1F">
      <w:pPr>
        <w:pStyle w:val="CommentText"/>
        <w:ind w:firstLine="0"/>
      </w:pPr>
      <w:r>
        <w:rPr>
          <w:rStyle w:val="CommentReference"/>
        </w:rPr>
        <w:annotationRef/>
      </w:r>
      <w:r>
        <w:t>This is really a Bill question. He’s figured out the precision of lat/lons before. I think 4 decimal places for latitude represents about 11 meters which is good. Longitude precision varies by latitude.</w:t>
      </w:r>
    </w:p>
  </w:comment>
  <w:comment w:id="16" w:author="Jill Mozier" w:date="2024-11-06T21:09:00Z" w:initials="JM">
    <w:p w14:paraId="1E7B7472" w14:textId="77777777" w:rsidR="00521833" w:rsidRDefault="004F2023" w:rsidP="00521833">
      <w:pPr>
        <w:pStyle w:val="CommentText"/>
        <w:ind w:firstLine="0"/>
      </w:pPr>
      <w:r>
        <w:rPr>
          <w:rStyle w:val="CommentReference"/>
        </w:rPr>
        <w:annotationRef/>
      </w:r>
      <w:r w:rsidR="00521833">
        <w:t xml:space="preserve">Chris, I’ve emailed Bill Battye about this to see if he has any comments. This is probably a policy question for EPA ultimately, but Bill may be able to provide his opinion about how many decimal places are too much. In addition to what Steve notes above about 4 decimal places probably being sufficient for latitude, he also found that 5 decimal places has about a 1 meter precision (see </w:t>
      </w:r>
      <w:hyperlink r:id="rId1" w:history="1">
        <w:r w:rsidR="00521833" w:rsidRPr="006D77B7">
          <w:rPr>
            <w:rStyle w:val="Hyperlink"/>
          </w:rPr>
          <w:t>Decimal degrees - Wikipedia</w:t>
        </w:r>
      </w:hyperlink>
      <w:r w:rsidR="00521833">
        <w:t>). Are you okay with my added text?</w:t>
      </w:r>
    </w:p>
  </w:comment>
  <w:comment w:id="32" w:author="Sarsony, Chris" w:date="2024-10-17T12:48:00Z" w:initials="ES">
    <w:p w14:paraId="3EC6A6CD" w14:textId="44B17CA5" w:rsidR="00BF3732" w:rsidRDefault="00BF3732" w:rsidP="00BF3732">
      <w:pPr>
        <w:pStyle w:val="CommentText"/>
        <w:ind w:firstLine="0"/>
      </w:pPr>
      <w:r>
        <w:rPr>
          <w:rStyle w:val="CommentReference"/>
        </w:rPr>
        <w:annotationRef/>
      </w:r>
      <w:r>
        <w:t xml:space="preserve">Maybe add something like “(i.e., “3”, not “3.1)”. </w:t>
      </w:r>
    </w:p>
  </w:comment>
  <w:comment w:id="33" w:author="Jill Mozier" w:date="2024-11-05T12:38:00Z" w:initials="JM">
    <w:p w14:paraId="2252D3A1" w14:textId="77777777" w:rsidR="00610EF7" w:rsidRDefault="00831487" w:rsidP="00610EF7">
      <w:pPr>
        <w:pStyle w:val="CommentText"/>
        <w:ind w:firstLine="0"/>
      </w:pPr>
      <w:r>
        <w:rPr>
          <w:rStyle w:val="CommentReference"/>
        </w:rPr>
        <w:annotationRef/>
      </w:r>
      <w:r w:rsidR="00610EF7">
        <w:t>Added.</w:t>
      </w:r>
    </w:p>
  </w:comment>
  <w:comment w:id="37" w:author="Sarsony, Chris" w:date="2024-10-17T13:00:00Z" w:initials="ES">
    <w:p w14:paraId="77E8E6A5" w14:textId="5E148D17" w:rsidR="007C064D" w:rsidRDefault="007C064D" w:rsidP="007C064D">
      <w:pPr>
        <w:pStyle w:val="CommentText"/>
        <w:ind w:firstLine="0"/>
      </w:pPr>
      <w:r>
        <w:rPr>
          <w:rStyle w:val="CommentReference"/>
        </w:rPr>
        <w:annotationRef/>
      </w:r>
      <w:r>
        <w:t xml:space="preserve">Maybe for clarity say “During downloading of the proximity tool an output folder was automatically created in the tool directory.  Check this output folder for the results.”  </w:t>
      </w:r>
    </w:p>
  </w:comment>
  <w:comment w:id="38" w:author="Jill Mozier" w:date="2024-11-05T12:38:00Z" w:initials="JM">
    <w:p w14:paraId="1C82CF85" w14:textId="77777777" w:rsidR="006C54FE" w:rsidRDefault="00831487" w:rsidP="006C54FE">
      <w:pPr>
        <w:pStyle w:val="CommentText"/>
        <w:ind w:firstLine="0"/>
      </w:pPr>
      <w:r>
        <w:rPr>
          <w:rStyle w:val="CommentReference"/>
        </w:rPr>
        <w:annotationRef/>
      </w:r>
      <w:r w:rsidR="006C54FE">
        <w:t>Added.</w:t>
      </w:r>
    </w:p>
  </w:comment>
  <w:comment w:id="45" w:author="Sarsony, Chris" w:date="2024-11-05T10:33:00Z" w:initials="ES">
    <w:p w14:paraId="58B92B1D" w14:textId="02003120" w:rsidR="006116D1" w:rsidRDefault="00886298" w:rsidP="006116D1">
      <w:pPr>
        <w:pStyle w:val="CommentText"/>
        <w:ind w:firstLine="0"/>
      </w:pPr>
      <w:r>
        <w:rPr>
          <w:rStyle w:val="CommentReference"/>
        </w:rPr>
        <w:annotationRef/>
      </w:r>
      <w:r w:rsidR="006116D1">
        <w:t>Can we discuss the number of census block and the average population of census blocks? I think there are 8,180,866 census blocks in the 2020 census. That would be about 40 people per census block on average, but they do vary widely.  Also, I believe a lot of CB have 0 pop (like +40% of them).</w:t>
      </w:r>
    </w:p>
  </w:comment>
  <w:comment w:id="46" w:author="Jill Mozier" w:date="2024-11-05T12:46:00Z" w:initials="JM">
    <w:p w14:paraId="5F3B0805" w14:textId="77777777" w:rsidR="009A5F43" w:rsidRDefault="009A5F43" w:rsidP="009A5F43">
      <w:pPr>
        <w:pStyle w:val="CommentText"/>
        <w:ind w:firstLine="0"/>
      </w:pPr>
      <w:r>
        <w:rPr>
          <w:rStyle w:val="CommentReference"/>
        </w:rPr>
        <w:annotationRef/>
      </w:r>
      <w:r>
        <w:t>Steve, is the following statement accurate based on your Census files - can you do the calculation, based on your files? If not, please edit:</w:t>
      </w:r>
    </w:p>
    <w:p w14:paraId="76AF96A2" w14:textId="77777777" w:rsidR="009A5F43" w:rsidRDefault="009A5F43" w:rsidP="009A5F43">
      <w:pPr>
        <w:pStyle w:val="CommentText"/>
        <w:ind w:firstLine="0"/>
      </w:pPr>
    </w:p>
    <w:p w14:paraId="33E6DA37" w14:textId="77777777" w:rsidR="009A5F43" w:rsidRDefault="009A5F43" w:rsidP="009A5F43">
      <w:pPr>
        <w:pStyle w:val="CommentText"/>
        <w:ind w:firstLine="0"/>
      </w:pPr>
      <w:r>
        <w:t>There are approximately 8.2 million census blocks in the 2020 Census and approximately 5.8 million of these are populated, with a block population of 55 people on average in these populated blocks (or 40 people on average when including all zero-population census blocks).</w:t>
      </w:r>
    </w:p>
  </w:comment>
  <w:comment w:id="47" w:author="Steve Fudge" w:date="2024-11-05T15:32:00Z" w:initials="SF">
    <w:p w14:paraId="1A1423B4" w14:textId="77777777" w:rsidR="005413B0" w:rsidRDefault="005413B0" w:rsidP="005413B0">
      <w:pPr>
        <w:pStyle w:val="CommentText"/>
        <w:ind w:firstLine="0"/>
      </w:pPr>
      <w:r>
        <w:rPr>
          <w:rStyle w:val="CommentReference"/>
        </w:rPr>
        <w:annotationRef/>
      </w:r>
      <w:r>
        <w:t>This is  good. My calcs show block avg pop of 41 for all blocks and 58 for populated blocks only.</w:t>
      </w:r>
    </w:p>
  </w:comment>
  <w:comment w:id="48" w:author="Jill Mozier" w:date="2024-11-06T21:30:00Z" w:initials="JM">
    <w:p w14:paraId="4E556050" w14:textId="77777777" w:rsidR="00C73D5B" w:rsidRDefault="00A02F8C" w:rsidP="00C73D5B">
      <w:pPr>
        <w:pStyle w:val="CommentText"/>
        <w:ind w:firstLine="0"/>
      </w:pPr>
      <w:r>
        <w:rPr>
          <w:rStyle w:val="CommentReference"/>
        </w:rPr>
        <w:annotationRef/>
      </w:r>
      <w:r w:rsidR="00C73D5B">
        <w:t>Chris, are you okay with the sentence I added about census block stats?</w:t>
      </w:r>
    </w:p>
  </w:comment>
  <w:comment w:id="59" w:author="Sarsony, Chris" w:date="2024-11-05T10:49:00Z" w:initials="ES">
    <w:p w14:paraId="55D5C960" w14:textId="5165F4F8" w:rsidR="006116D1" w:rsidRDefault="006116D1" w:rsidP="006116D1">
      <w:pPr>
        <w:pStyle w:val="CommentText"/>
        <w:ind w:firstLine="0"/>
      </w:pPr>
      <w:r>
        <w:rPr>
          <w:rStyle w:val="CommentReference"/>
        </w:rPr>
        <w:annotationRef/>
      </w:r>
      <w:r>
        <w:t>Wouldn’t this now exclude e6, if that is Asian? Out of curiosity, what are e7, e8, and e9?</w:t>
      </w:r>
    </w:p>
  </w:comment>
  <w:comment w:id="60" w:author="Jill Mozier" w:date="2024-11-05T12:47:00Z" w:initials="JM">
    <w:p w14:paraId="587B8CD9" w14:textId="77777777" w:rsidR="007D7233" w:rsidRDefault="007D7233" w:rsidP="007D7233">
      <w:pPr>
        <w:pStyle w:val="CommentText"/>
        <w:ind w:firstLine="0"/>
      </w:pPr>
      <w:r>
        <w:rPr>
          <w:rStyle w:val="CommentReference"/>
        </w:rPr>
        <w:annotationRef/>
      </w:r>
      <w:r>
        <w:t>Good catch! I think e6 should be removed - right, Steve?</w:t>
      </w:r>
    </w:p>
    <w:p w14:paraId="66F49961" w14:textId="77777777" w:rsidR="007D7233" w:rsidRDefault="007D7233" w:rsidP="007D7233">
      <w:pPr>
        <w:pStyle w:val="CommentText"/>
        <w:ind w:firstLine="0"/>
      </w:pPr>
      <w:r>
        <w:t>Also, Steve, can you define e7, e8, and e9?</w:t>
      </w:r>
    </w:p>
  </w:comment>
  <w:comment w:id="61" w:author="Steve Fudge" w:date="2024-11-05T16:23:00Z" w:initials="SF">
    <w:p w14:paraId="15C80FB2" w14:textId="77777777" w:rsidR="00157BD9" w:rsidRDefault="00157BD9" w:rsidP="00157BD9">
      <w:pPr>
        <w:pStyle w:val="CommentText"/>
        <w:ind w:firstLine="0"/>
      </w:pPr>
      <w:r>
        <w:rPr>
          <w:rStyle w:val="CommentReference"/>
        </w:rPr>
        <w:annotationRef/>
      </w:r>
      <w:r>
        <w:t>Yes, remove e6. e7=Hawaiian, e8=other, e9=two or more.</w:t>
      </w:r>
    </w:p>
  </w:comment>
  <w:comment w:id="62" w:author="Jill Mozier" w:date="2024-11-06T21:43:00Z" w:initials="JM">
    <w:p w14:paraId="2AA0E7C7" w14:textId="77777777" w:rsidR="00CB3C18" w:rsidRDefault="00CB3C18" w:rsidP="00CB3C18">
      <w:pPr>
        <w:pStyle w:val="CommentText"/>
        <w:ind w:firstLine="0"/>
      </w:pPr>
      <w:r>
        <w:rPr>
          <w:rStyle w:val="CommentReference"/>
        </w:rPr>
        <w:annotationRef/>
      </w:r>
      <w:r>
        <w:t>Deleted e6 - thanks for catching that, Chris!</w:t>
      </w:r>
    </w:p>
  </w:comment>
  <w:comment w:id="67" w:author="Sarsony, Chris" w:date="2024-11-05T10:52:00Z" w:initials="ES">
    <w:p w14:paraId="4230F651" w14:textId="4547E0B6" w:rsidR="005B2D6C" w:rsidRDefault="005B2D6C" w:rsidP="005B2D6C">
      <w:pPr>
        <w:pStyle w:val="CommentText"/>
        <w:ind w:firstLine="0"/>
      </w:pPr>
      <w:r>
        <w:rPr>
          <w:rStyle w:val="CommentReference"/>
        </w:rPr>
        <w:annotationRef/>
      </w:r>
      <w:r>
        <w:t>Might be worth pointing out: “And likewise, if the census block centroid is located outside of the analyzed radius, but a portion of the census block area falls within the analyzed radius, the entire population of that census block is not included in the analysis.”  Or something like that.</w:t>
      </w:r>
    </w:p>
  </w:comment>
  <w:comment w:id="68" w:author="Jill Mozier" w:date="2024-11-05T12:47:00Z" w:initials="JM">
    <w:p w14:paraId="7E5DC8DA" w14:textId="77777777" w:rsidR="002122B4" w:rsidRDefault="007D7233" w:rsidP="002122B4">
      <w:pPr>
        <w:pStyle w:val="CommentText"/>
        <w:ind w:firstLine="0"/>
      </w:pPr>
      <w:r>
        <w:rPr>
          <w:rStyle w:val="CommentReference"/>
        </w:rPr>
        <w:annotationRef/>
      </w:r>
      <w:r w:rsidR="002122B4">
        <w:t>Added.</w:t>
      </w:r>
    </w:p>
  </w:comment>
  <w:comment w:id="69" w:author="Sarsony, Chris" w:date="2024-11-05T10:55:00Z" w:initials="ES">
    <w:p w14:paraId="5A1ECA40" w14:textId="14FAC923" w:rsidR="00A32750" w:rsidRDefault="00A32750" w:rsidP="00A32750">
      <w:pPr>
        <w:pStyle w:val="CommentText"/>
        <w:ind w:firstLine="0"/>
      </w:pPr>
      <w:r>
        <w:rPr>
          <w:rStyle w:val="CommentReference"/>
        </w:rPr>
        <w:annotationRef/>
      </w:r>
      <w:r>
        <w:t>Do we indicate somewhere? “It should be noted that the sum of the facility specific results will be greater than the run group total because the run group total removes the duplicate populations.” Or something like that.</w:t>
      </w:r>
    </w:p>
  </w:comment>
  <w:comment w:id="70" w:author="Jill Mozier" w:date="2024-11-05T12:48:00Z" w:initials="JM">
    <w:p w14:paraId="19AFDE34" w14:textId="77777777" w:rsidR="002872D6" w:rsidRDefault="007D7233" w:rsidP="002872D6">
      <w:pPr>
        <w:pStyle w:val="CommentText"/>
        <w:ind w:firstLine="0"/>
      </w:pPr>
      <w:r>
        <w:rPr>
          <w:rStyle w:val="CommentReference"/>
        </w:rPr>
        <w:annotationRef/>
      </w:r>
      <w:r w:rsidR="002872D6">
        <w:t>Will add and also note that the sum of facility specific results will be equal to the run group results IFF there is no overlap. (Correct, Steve?)</w:t>
      </w:r>
    </w:p>
  </w:comment>
  <w:comment w:id="71" w:author="Steve Fudge" w:date="2024-11-05T16:26:00Z" w:initials="SF">
    <w:p w14:paraId="17CEF3CC" w14:textId="77777777" w:rsidR="00157BD9" w:rsidRDefault="00157BD9" w:rsidP="00157BD9">
      <w:pPr>
        <w:pStyle w:val="CommentText"/>
        <w:ind w:firstLine="0"/>
      </w:pPr>
      <w:r>
        <w:rPr>
          <w:rStyle w:val="CommentReference"/>
        </w:rPr>
        <w:annotationRef/>
      </w:r>
      <w:r>
        <w:t>Correct</w:t>
      </w:r>
    </w:p>
  </w:comment>
  <w:comment w:id="72" w:author="Jill Mozier" w:date="2024-11-07T10:51:00Z" w:initials="JM">
    <w:p w14:paraId="16F85DD7" w14:textId="77777777" w:rsidR="007A62B9" w:rsidRDefault="007A62B9" w:rsidP="007A62B9">
      <w:pPr>
        <w:pStyle w:val="CommentText"/>
        <w:ind w:firstLine="0"/>
      </w:pPr>
      <w:r>
        <w:rPr>
          <w:rStyle w:val="CommentReference"/>
        </w:rPr>
        <w:annotationRef/>
      </w:r>
      <w:r>
        <w:t>Chris, are you okay with my added text?</w:t>
      </w:r>
    </w:p>
  </w:comment>
  <w:comment w:id="88" w:author="Sarsony, Chris" w:date="2024-11-05T11:11:00Z" w:initials="ES">
    <w:p w14:paraId="366CE1E6" w14:textId="68A93E45" w:rsidR="00B65AF5" w:rsidRDefault="00B65AF5" w:rsidP="00B65AF5">
      <w:pPr>
        <w:pStyle w:val="CommentText"/>
        <w:ind w:firstLine="0"/>
      </w:pPr>
      <w:r>
        <w:rPr>
          <w:rStyle w:val="CommentReference"/>
        </w:rPr>
        <w:annotationRef/>
      </w:r>
      <w:r>
        <w:t>So there is never a case where the disability tract level data is not available?  If it were not, I assume we would default to a neighboring tract?</w:t>
      </w:r>
    </w:p>
  </w:comment>
  <w:comment w:id="89" w:author="Jill Mozier" w:date="2024-11-05T12:48:00Z" w:initials="JM">
    <w:p w14:paraId="7BA334BE" w14:textId="77777777" w:rsidR="00CD4C2C" w:rsidRDefault="00CD4C2C" w:rsidP="00CD4C2C">
      <w:pPr>
        <w:pStyle w:val="CommentText"/>
        <w:ind w:firstLine="0"/>
      </w:pPr>
      <w:r>
        <w:rPr>
          <w:rStyle w:val="CommentReference"/>
        </w:rPr>
        <w:annotationRef/>
      </w:r>
      <w:r>
        <w:t>Steve?</w:t>
      </w:r>
    </w:p>
  </w:comment>
  <w:comment w:id="90" w:author="Steve Fudge" w:date="2024-11-05T16:28:00Z" w:initials="SF">
    <w:p w14:paraId="3A437590" w14:textId="77777777" w:rsidR="00157BD9" w:rsidRDefault="00157BD9" w:rsidP="00157BD9">
      <w:pPr>
        <w:pStyle w:val="CommentText"/>
        <w:ind w:firstLine="0"/>
      </w:pPr>
      <w:r>
        <w:rPr>
          <w:rStyle w:val="CommentReference"/>
        </w:rPr>
        <w:annotationRef/>
      </w:r>
      <w:r>
        <w:t>It is never missing. If for some reason it was, the county average is used.</w:t>
      </w:r>
    </w:p>
  </w:comment>
  <w:comment w:id="91" w:author="Jill Mozier" w:date="2024-11-07T10:50:00Z" w:initials="JM">
    <w:p w14:paraId="3787799C" w14:textId="77777777" w:rsidR="00276BA6" w:rsidRDefault="00276BA6" w:rsidP="00276BA6">
      <w:pPr>
        <w:pStyle w:val="CommentText"/>
        <w:ind w:firstLine="0"/>
      </w:pPr>
      <w:r>
        <w:rPr>
          <w:rStyle w:val="CommentReference"/>
        </w:rPr>
        <w:annotationRef/>
      </w:r>
      <w:r>
        <w:t>Chris, are you okay with my added text?</w:t>
      </w:r>
    </w:p>
  </w:comment>
  <w:comment w:id="98" w:author="Sarsony, Chris" w:date="2024-11-05T11:14:00Z" w:initials="ES">
    <w:p w14:paraId="54B46E39" w14:textId="14868B48" w:rsidR="00B65AF5" w:rsidRDefault="00B65AF5" w:rsidP="00B65AF5">
      <w:pPr>
        <w:pStyle w:val="CommentText"/>
        <w:ind w:firstLine="0"/>
      </w:pPr>
      <w:r>
        <w:rPr>
          <w:rStyle w:val="CommentReference"/>
        </w:rPr>
        <w:annotationRef/>
      </w:r>
      <w:r>
        <w:t>See my earlier note where you can use this info.</w:t>
      </w:r>
    </w:p>
  </w:comment>
  <w:comment w:id="99" w:author="Jill Mozier" w:date="2024-11-05T12:49:00Z" w:initials="JM">
    <w:p w14:paraId="2703CBDE" w14:textId="77777777" w:rsidR="00963482" w:rsidRDefault="00CD4C2C" w:rsidP="00963482">
      <w:pPr>
        <w:pStyle w:val="CommentText"/>
        <w:ind w:firstLine="0"/>
      </w:pPr>
      <w:r>
        <w:rPr>
          <w:rStyle w:val="CommentReference"/>
        </w:rPr>
        <w:annotationRef/>
      </w:r>
      <w:r w:rsidR="00963482">
        <w:t>Done.</w:t>
      </w:r>
    </w:p>
  </w:comment>
  <w:comment w:id="114" w:author="Sarsony, Chris" w:date="2024-11-05T11:17:00Z" w:initials="ES">
    <w:p w14:paraId="740AE697" w14:textId="4AD1E60F" w:rsidR="00B65AF5" w:rsidRDefault="00B65AF5" w:rsidP="00B65AF5">
      <w:pPr>
        <w:pStyle w:val="CommentText"/>
        <w:ind w:firstLine="0"/>
      </w:pPr>
      <w:r>
        <w:rPr>
          <w:rStyle w:val="CommentReference"/>
        </w:rPr>
        <w:annotationRef/>
      </w:r>
      <w:r>
        <w:t>We do not use this distinction in our preambles as it implies that we have made a determination that a 1% difference is insignificant (a 1% difference for American Indian for example WOULD be significant).  In our preamble we list all demographics that are at least 1% above the NA as being above the NA.</w:t>
      </w:r>
    </w:p>
  </w:comment>
  <w:comment w:id="115" w:author="Jill Mozier" w:date="2024-11-05T12:49:00Z" w:initials="JM">
    <w:p w14:paraId="517BFDFF" w14:textId="77777777" w:rsidR="00EE2D43" w:rsidRDefault="00107D57" w:rsidP="00EE2D43">
      <w:pPr>
        <w:pStyle w:val="CommentText"/>
        <w:ind w:firstLine="0"/>
      </w:pPr>
      <w:r>
        <w:rPr>
          <w:rStyle w:val="CommentReference"/>
        </w:rPr>
        <w:annotationRef/>
      </w:r>
      <w:r w:rsidR="00EE2D43">
        <w:t>Okay, I didn’t know this. (This was based on direction years ago from Ted Palma, in which he told me to just list differences 2 percentage points and above - although I do list smaller differences for American Indian.) Are my additions and revision to this sentence okay?</w:t>
      </w:r>
    </w:p>
  </w:comment>
  <w:comment w:id="152" w:author="Sarsony, Chris" w:date="2024-11-05T11:35:00Z" w:initials="ES">
    <w:p w14:paraId="2E0C2425" w14:textId="1C4F7029" w:rsidR="002F0FA0" w:rsidRDefault="002F0FA0" w:rsidP="002F0FA0">
      <w:pPr>
        <w:pStyle w:val="CommentText"/>
        <w:ind w:firstLine="0"/>
      </w:pPr>
      <w:r>
        <w:rPr>
          <w:rStyle w:val="CommentReference"/>
        </w:rPr>
        <w:annotationRef/>
      </w:r>
      <w:r>
        <w:t xml:space="preserve">Regarding the ProxTool Outputs:  </w:t>
      </w:r>
      <w:r>
        <w:rPr>
          <w:b/>
          <w:bCs/>
        </w:rPr>
        <w:t>This is a comment for the next version that I just noticed.</w:t>
      </w:r>
      <w:r>
        <w:t xml:space="preserve">  The spreadsheet tab “Facility Demographics”, we now have the population and % on different rows, which is great.  But it is still not easily sortable due to how the column A is populated.  For example, if I would like to sort so that all the facilities population numbers are together, I cannot, because each  value under column A is unique.  To be fully sortable there should be one column “Facility ID” and another “Data basis” (which would contain either “Pop.” or “Pop %”).  Then you could sort all the data based on either facility number, or based on all the pop data, etc.  Hopefully, this makes sense.  If there is a way to sort as it is, I would be interested in knowing it.</w:t>
      </w:r>
    </w:p>
  </w:comment>
  <w:comment w:id="153" w:author="Jill Mozier" w:date="2024-11-05T12:22:00Z" w:initials="JM">
    <w:p w14:paraId="3D416897" w14:textId="77777777" w:rsidR="00F83317" w:rsidRDefault="00F83317" w:rsidP="00F83317">
      <w:pPr>
        <w:pStyle w:val="CommentText"/>
        <w:ind w:firstLine="0"/>
      </w:pPr>
      <w:r>
        <w:rPr>
          <w:rStyle w:val="CommentReference"/>
        </w:rPr>
        <w:annotationRef/>
      </w:r>
      <w:r>
        <w:t>We didn’t realize you needed both tables sortable; we thought the Sortable tab was sufficient. Steve can investigate how to change this in the next iteration so both tables are sortable. Or, should there just be one output table in that case, which includes lat/lon?</w:t>
      </w:r>
    </w:p>
  </w:comment>
  <w:comment w:id="154" w:author="Sarsony, Chris" w:date="2024-11-05T11:21:00Z" w:initials="ES">
    <w:p w14:paraId="37D9E555" w14:textId="27099D4C" w:rsidR="0004293C" w:rsidRDefault="00B65AF5" w:rsidP="0004293C">
      <w:pPr>
        <w:pStyle w:val="CommentText"/>
        <w:ind w:firstLine="0"/>
      </w:pPr>
      <w:r>
        <w:rPr>
          <w:rStyle w:val="CommentReference"/>
        </w:rPr>
        <w:annotationRef/>
      </w:r>
      <w:r w:rsidR="0004293C">
        <w:t>The prox tool does not generate a table in this format.  This is the preamble table that my add-on spreadsheet template creates (which is another question as to whether we want to provide that, but for now we are not).  It would be better to show it in the actual format generated for both tabs of the spreadsheet (not all but at least the top portion).</w:t>
      </w:r>
    </w:p>
  </w:comment>
  <w:comment w:id="155" w:author="Jill Mozier" w:date="2024-11-05T12:16:00Z" w:initials="JM">
    <w:p w14:paraId="7720B63C" w14:textId="77777777" w:rsidR="00580EA0" w:rsidRDefault="004F51D2" w:rsidP="00580EA0">
      <w:pPr>
        <w:pStyle w:val="CommentText"/>
        <w:ind w:firstLine="0"/>
      </w:pPr>
      <w:r>
        <w:rPr>
          <w:rStyle w:val="CommentReference"/>
        </w:rPr>
        <w:annotationRef/>
      </w:r>
      <w:r w:rsidR="00580EA0">
        <w:t xml:space="preserve">The table generated by the tool has become too wide to fit in a Word document - too many columns with the new demographic categories added (even landscape). Consequently, I thought this table, which represents the newly revised table in the SC&amp;A demographic report based on the 2018-2022 ProxTool, would be helpful to show. In response to your comment though, I have also now added screenshots of the two tabs in the output workbook. (They are too large to be shown as tables - only screenshots as figures were possible.) </w:t>
      </w:r>
    </w:p>
  </w:comment>
  <w:comment w:id="181" w:author="Sarsony, Chris" w:date="2024-11-05T11:25:00Z" w:initials="ES">
    <w:p w14:paraId="366302A7" w14:textId="5A095700" w:rsidR="0004293C" w:rsidRDefault="0004293C" w:rsidP="0004293C">
      <w:pPr>
        <w:pStyle w:val="CommentText"/>
        <w:ind w:firstLine="0"/>
      </w:pPr>
      <w:r>
        <w:rPr>
          <w:rStyle w:val="CommentReference"/>
        </w:rPr>
        <w:annotationRef/>
      </w:r>
      <w:r>
        <w:t>Is there a citation for this?  I have been using the 100 population value as the default level below which the uncertainty is too high, but do not really have a citation for it.  For example, in our preamble tables if the population is less than 100, I show the population as “&lt;100” but we do still show the %.  If we had a specific citation, I could add a qualifier footnote to the % indicating that the uncertainty may be very high.</w:t>
      </w:r>
    </w:p>
  </w:comment>
  <w:comment w:id="182" w:author="Jill Mozier" w:date="2024-11-05T12:33:00Z" w:initials="JM">
    <w:p w14:paraId="1FC510CD" w14:textId="77777777" w:rsidR="00003A24" w:rsidRDefault="000B1720" w:rsidP="00003A24">
      <w:pPr>
        <w:pStyle w:val="CommentText"/>
        <w:ind w:firstLine="0"/>
      </w:pPr>
      <w:r>
        <w:rPr>
          <w:rStyle w:val="CommentReference"/>
        </w:rPr>
        <w:annotationRef/>
      </w:r>
      <w:r w:rsidR="00003A24">
        <w:t>Bill Battye prepared a sensitivity analysis, which I emailed to you, and this analysis was based on 2015-2019 ACS MOE data. Do you want me to prepare a citation that refers to SC&amp;A’s sensitivity analysis and includes references to the MOE’s in the below?</w:t>
      </w:r>
    </w:p>
    <w:p w14:paraId="66225D5D" w14:textId="77777777" w:rsidR="00003A24" w:rsidRDefault="00003A24" w:rsidP="00003A24">
      <w:pPr>
        <w:pStyle w:val="CommentText"/>
        <w:ind w:firstLine="0"/>
      </w:pPr>
    </w:p>
    <w:p w14:paraId="4F64B145" w14:textId="77777777" w:rsidR="00003A24" w:rsidRDefault="00003A24" w:rsidP="00003A24">
      <w:pPr>
        <w:pStyle w:val="CommentText"/>
        <w:ind w:firstLine="0"/>
      </w:pPr>
      <w:r>
        <w:t>The ACS 5-year data are for 2015-2019 are currently available at the following website:</w:t>
      </w:r>
    </w:p>
    <w:p w14:paraId="64F180E7" w14:textId="77777777" w:rsidR="00003A24" w:rsidRDefault="00003A24" w:rsidP="00003A24">
      <w:pPr>
        <w:pStyle w:val="CommentText"/>
        <w:ind w:firstLine="0"/>
      </w:pPr>
      <w:hyperlink r:id="rId2" w:history="1">
        <w:r w:rsidRPr="00876BBB">
          <w:rPr>
            <w:rStyle w:val="Hyperlink"/>
          </w:rPr>
          <w:t>https://www2.census.gov/programs-surveys/acs/summary_file/2019/data/5_year_entire_sf/</w:t>
        </w:r>
      </w:hyperlink>
    </w:p>
    <w:p w14:paraId="1FEAF9C8" w14:textId="77777777" w:rsidR="00003A24" w:rsidRDefault="00003A24" w:rsidP="00003A24">
      <w:pPr>
        <w:pStyle w:val="CommentText"/>
        <w:ind w:firstLine="0"/>
      </w:pPr>
      <w:r>
        <w:t>The file name is: “Tracts_Block_Groups_Only.zip”</w:t>
      </w:r>
    </w:p>
    <w:p w14:paraId="147D3BA9" w14:textId="77777777" w:rsidR="00003A24" w:rsidRDefault="00003A24" w:rsidP="00003A24">
      <w:pPr>
        <w:pStyle w:val="CommentText"/>
        <w:ind w:firstLine="0"/>
      </w:pPr>
      <w:r>
        <w:t>Files detailing the column names for the 2019 csv files are at the following website:</w:t>
      </w:r>
    </w:p>
    <w:p w14:paraId="2366793E" w14:textId="77777777" w:rsidR="00003A24" w:rsidRDefault="00003A24" w:rsidP="00003A24">
      <w:pPr>
        <w:pStyle w:val="CommentText"/>
        <w:ind w:firstLine="0"/>
      </w:pPr>
      <w:hyperlink r:id="rId3" w:history="1">
        <w:r w:rsidRPr="00876BBB">
          <w:rPr>
            <w:rStyle w:val="Hyperlink"/>
          </w:rPr>
          <w:t>https://www2.census.gov/programs-surveys/acs/summary_file/2019/data/</w:t>
        </w:r>
      </w:hyperlink>
    </w:p>
    <w:p w14:paraId="2D4617DE" w14:textId="77777777" w:rsidR="00003A24" w:rsidRDefault="00003A24" w:rsidP="00003A24">
      <w:pPr>
        <w:pStyle w:val="CommentText"/>
        <w:ind w:firstLine="0"/>
      </w:pPr>
      <w:r>
        <w:t>The file name is: “2019_5yr_Summary_FileTemplates.zip”</w:t>
      </w:r>
    </w:p>
    <w:p w14:paraId="582F035A" w14:textId="77777777" w:rsidR="00003A24" w:rsidRDefault="00003A24" w:rsidP="00003A24">
      <w:pPr>
        <w:pStyle w:val="CommentText"/>
        <w:ind w:firstLine="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AF7C2E1" w15:done="0"/>
  <w15:commentEx w15:paraId="1BEE4B78" w15:paraIdParent="0AF7C2E1" w15:done="0"/>
  <w15:commentEx w15:paraId="19DCE35D" w15:done="0"/>
  <w15:commentEx w15:paraId="3DF2A40F" w15:paraIdParent="19DCE35D" w15:done="0"/>
  <w15:commentEx w15:paraId="01780C86" w15:paraIdParent="19DCE35D" w15:done="0"/>
  <w15:commentEx w15:paraId="1E7B7472" w15:paraIdParent="19DCE35D" w15:done="0"/>
  <w15:commentEx w15:paraId="3EC6A6CD" w15:done="0"/>
  <w15:commentEx w15:paraId="2252D3A1" w15:paraIdParent="3EC6A6CD" w15:done="0"/>
  <w15:commentEx w15:paraId="77E8E6A5" w15:done="0"/>
  <w15:commentEx w15:paraId="1C82CF85" w15:paraIdParent="77E8E6A5" w15:done="0"/>
  <w15:commentEx w15:paraId="58B92B1D" w15:done="0"/>
  <w15:commentEx w15:paraId="33E6DA37" w15:paraIdParent="58B92B1D" w15:done="0"/>
  <w15:commentEx w15:paraId="1A1423B4" w15:paraIdParent="58B92B1D" w15:done="0"/>
  <w15:commentEx w15:paraId="4E556050" w15:paraIdParent="58B92B1D" w15:done="0"/>
  <w15:commentEx w15:paraId="55D5C960" w15:done="0"/>
  <w15:commentEx w15:paraId="66F49961" w15:paraIdParent="55D5C960" w15:done="0"/>
  <w15:commentEx w15:paraId="15C80FB2" w15:paraIdParent="55D5C960" w15:done="0"/>
  <w15:commentEx w15:paraId="2AA0E7C7" w15:paraIdParent="55D5C960" w15:done="0"/>
  <w15:commentEx w15:paraId="4230F651" w15:done="0"/>
  <w15:commentEx w15:paraId="7E5DC8DA" w15:paraIdParent="4230F651" w15:done="0"/>
  <w15:commentEx w15:paraId="5A1ECA40" w15:done="0"/>
  <w15:commentEx w15:paraId="19AFDE34" w15:paraIdParent="5A1ECA40" w15:done="0"/>
  <w15:commentEx w15:paraId="17CEF3CC" w15:paraIdParent="5A1ECA40" w15:done="0"/>
  <w15:commentEx w15:paraId="16F85DD7" w15:paraIdParent="5A1ECA40" w15:done="0"/>
  <w15:commentEx w15:paraId="366CE1E6" w15:done="0"/>
  <w15:commentEx w15:paraId="7BA334BE" w15:paraIdParent="366CE1E6" w15:done="0"/>
  <w15:commentEx w15:paraId="3A437590" w15:paraIdParent="366CE1E6" w15:done="0"/>
  <w15:commentEx w15:paraId="3787799C" w15:paraIdParent="366CE1E6" w15:done="0"/>
  <w15:commentEx w15:paraId="54B46E39" w15:done="0"/>
  <w15:commentEx w15:paraId="2703CBDE" w15:paraIdParent="54B46E39" w15:done="0"/>
  <w15:commentEx w15:paraId="740AE697" w15:done="0"/>
  <w15:commentEx w15:paraId="517BFDFF" w15:paraIdParent="740AE697" w15:done="0"/>
  <w15:commentEx w15:paraId="2E0C2425" w15:done="0"/>
  <w15:commentEx w15:paraId="3D416897" w15:paraIdParent="2E0C2425" w15:done="0"/>
  <w15:commentEx w15:paraId="37D9E555" w15:done="0"/>
  <w15:commentEx w15:paraId="7720B63C" w15:paraIdParent="37D9E555" w15:done="0"/>
  <w15:commentEx w15:paraId="366302A7" w15:done="0"/>
  <w15:commentEx w15:paraId="582F035A" w15:paraIdParent="366302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BB84A7" w16cex:dateUtc="2024-10-17T16:42:00Z"/>
  <w16cex:commentExtensible w16cex:durableId="07BE0AB3" w16cex:dateUtc="2024-11-05T17:37:00Z"/>
  <w16cex:commentExtensible w16cex:durableId="2ABB84FB" w16cex:dateUtc="2024-10-17T16:43:00Z"/>
  <w16cex:commentExtensible w16cex:durableId="717786C1" w16cex:dateUtc="2024-11-05T17:37:00Z"/>
  <w16cex:commentExtensible w16cex:durableId="2070B2D3" w16cex:dateUtc="2024-11-05T19:58:00Z"/>
  <w16cex:commentExtensible w16cex:durableId="05788AEE" w16cex:dateUtc="2024-11-07T02:09:00Z"/>
  <w16cex:commentExtensible w16cex:durableId="2ABB8623" w16cex:dateUtc="2024-10-17T16:48:00Z"/>
  <w16cex:commentExtensible w16cex:durableId="3E09182C" w16cex:dateUtc="2024-11-05T17:38:00Z"/>
  <w16cex:commentExtensible w16cex:durableId="2ABB88D7" w16cex:dateUtc="2024-10-17T17:00:00Z"/>
  <w16cex:commentExtensible w16cex:durableId="4FF6D9CB" w16cex:dateUtc="2024-11-05T17:38:00Z"/>
  <w16cex:commentExtensible w16cex:durableId="2AD472E3" w16cex:dateUtc="2024-11-05T15:33:00Z"/>
  <w16cex:commentExtensible w16cex:durableId="16423EB7" w16cex:dateUtc="2024-11-05T17:46:00Z"/>
  <w16cex:commentExtensible w16cex:durableId="51356BCA" w16cex:dateUtc="2024-11-05T20:32:00Z"/>
  <w16cex:commentExtensible w16cex:durableId="6C763413" w16cex:dateUtc="2024-11-07T02:30:00Z"/>
  <w16cex:commentExtensible w16cex:durableId="2AD476C6" w16cex:dateUtc="2024-11-05T15:49:00Z"/>
  <w16cex:commentExtensible w16cex:durableId="2A57C240" w16cex:dateUtc="2024-11-05T17:47:00Z"/>
  <w16cex:commentExtensible w16cex:durableId="5E49491E" w16cex:dateUtc="2024-11-05T21:23:00Z"/>
  <w16cex:commentExtensible w16cex:durableId="413A301D" w16cex:dateUtc="2024-11-07T02:43:00Z"/>
  <w16cex:commentExtensible w16cex:durableId="2AD47773" w16cex:dateUtc="2024-11-05T15:52:00Z"/>
  <w16cex:commentExtensible w16cex:durableId="58AEA1A3" w16cex:dateUtc="2024-11-05T17:47:00Z"/>
  <w16cex:commentExtensible w16cex:durableId="2AD47814" w16cex:dateUtc="2024-11-05T15:55:00Z"/>
  <w16cex:commentExtensible w16cex:durableId="56EBECC3" w16cex:dateUtc="2024-11-05T17:48:00Z"/>
  <w16cex:commentExtensible w16cex:durableId="6BC4F3F3" w16cex:dateUtc="2024-11-05T21:26:00Z"/>
  <w16cex:commentExtensible w16cex:durableId="4D91CBCD" w16cex:dateUtc="2024-11-07T15:51:00Z"/>
  <w16cex:commentExtensible w16cex:durableId="2AD47BEE" w16cex:dateUtc="2024-11-05T16:11:00Z"/>
  <w16cex:commentExtensible w16cex:durableId="39D3DE39" w16cex:dateUtc="2024-11-05T17:48:00Z"/>
  <w16cex:commentExtensible w16cex:durableId="4EED6310" w16cex:dateUtc="2024-11-05T21:28:00Z"/>
  <w16cex:commentExtensible w16cex:durableId="3AA32150" w16cex:dateUtc="2024-11-07T15:50:00Z"/>
  <w16cex:commentExtensible w16cex:durableId="2AD47C88" w16cex:dateUtc="2024-11-05T16:14:00Z"/>
  <w16cex:commentExtensible w16cex:durableId="57D1E0DD" w16cex:dateUtc="2024-11-05T17:49:00Z"/>
  <w16cex:commentExtensible w16cex:durableId="2AD47D47" w16cex:dateUtc="2024-11-05T16:17:00Z"/>
  <w16cex:commentExtensible w16cex:durableId="391606C4" w16cex:dateUtc="2024-11-05T17:49:00Z"/>
  <w16cex:commentExtensible w16cex:durableId="2AD48187" w16cex:dateUtc="2024-11-05T16:35:00Z"/>
  <w16cex:commentExtensible w16cex:durableId="24551279" w16cex:dateUtc="2024-11-05T17:22:00Z"/>
  <w16cex:commentExtensible w16cex:durableId="2AD47E22" w16cex:dateUtc="2024-11-05T16:21:00Z"/>
  <w16cex:commentExtensible w16cex:durableId="79B8E426" w16cex:dateUtc="2024-11-05T17:16:00Z"/>
  <w16cex:commentExtensible w16cex:durableId="2AD47F3A" w16cex:dateUtc="2024-11-05T16:25:00Z"/>
  <w16cex:commentExtensible w16cex:durableId="3DE0AB90" w16cex:dateUtc="2024-11-05T17: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AF7C2E1" w16cid:durableId="2ABB84A7"/>
  <w16cid:commentId w16cid:paraId="1BEE4B78" w16cid:durableId="07BE0AB3"/>
  <w16cid:commentId w16cid:paraId="19DCE35D" w16cid:durableId="2ABB84FB"/>
  <w16cid:commentId w16cid:paraId="3DF2A40F" w16cid:durableId="717786C1"/>
  <w16cid:commentId w16cid:paraId="01780C86" w16cid:durableId="2070B2D3"/>
  <w16cid:commentId w16cid:paraId="1E7B7472" w16cid:durableId="05788AEE"/>
  <w16cid:commentId w16cid:paraId="3EC6A6CD" w16cid:durableId="2ABB8623"/>
  <w16cid:commentId w16cid:paraId="2252D3A1" w16cid:durableId="3E09182C"/>
  <w16cid:commentId w16cid:paraId="77E8E6A5" w16cid:durableId="2ABB88D7"/>
  <w16cid:commentId w16cid:paraId="1C82CF85" w16cid:durableId="4FF6D9CB"/>
  <w16cid:commentId w16cid:paraId="58B92B1D" w16cid:durableId="2AD472E3"/>
  <w16cid:commentId w16cid:paraId="33E6DA37" w16cid:durableId="16423EB7"/>
  <w16cid:commentId w16cid:paraId="1A1423B4" w16cid:durableId="51356BCA"/>
  <w16cid:commentId w16cid:paraId="4E556050" w16cid:durableId="6C763413"/>
  <w16cid:commentId w16cid:paraId="55D5C960" w16cid:durableId="2AD476C6"/>
  <w16cid:commentId w16cid:paraId="66F49961" w16cid:durableId="2A57C240"/>
  <w16cid:commentId w16cid:paraId="15C80FB2" w16cid:durableId="5E49491E"/>
  <w16cid:commentId w16cid:paraId="2AA0E7C7" w16cid:durableId="413A301D"/>
  <w16cid:commentId w16cid:paraId="4230F651" w16cid:durableId="2AD47773"/>
  <w16cid:commentId w16cid:paraId="7E5DC8DA" w16cid:durableId="58AEA1A3"/>
  <w16cid:commentId w16cid:paraId="5A1ECA40" w16cid:durableId="2AD47814"/>
  <w16cid:commentId w16cid:paraId="19AFDE34" w16cid:durableId="56EBECC3"/>
  <w16cid:commentId w16cid:paraId="17CEF3CC" w16cid:durableId="6BC4F3F3"/>
  <w16cid:commentId w16cid:paraId="16F85DD7" w16cid:durableId="4D91CBCD"/>
  <w16cid:commentId w16cid:paraId="366CE1E6" w16cid:durableId="2AD47BEE"/>
  <w16cid:commentId w16cid:paraId="7BA334BE" w16cid:durableId="39D3DE39"/>
  <w16cid:commentId w16cid:paraId="3A437590" w16cid:durableId="4EED6310"/>
  <w16cid:commentId w16cid:paraId="3787799C" w16cid:durableId="3AA32150"/>
  <w16cid:commentId w16cid:paraId="54B46E39" w16cid:durableId="2AD47C88"/>
  <w16cid:commentId w16cid:paraId="2703CBDE" w16cid:durableId="57D1E0DD"/>
  <w16cid:commentId w16cid:paraId="740AE697" w16cid:durableId="2AD47D47"/>
  <w16cid:commentId w16cid:paraId="517BFDFF" w16cid:durableId="391606C4"/>
  <w16cid:commentId w16cid:paraId="2E0C2425" w16cid:durableId="2AD48187"/>
  <w16cid:commentId w16cid:paraId="3D416897" w16cid:durableId="24551279"/>
  <w16cid:commentId w16cid:paraId="37D9E555" w16cid:durableId="2AD47E22"/>
  <w16cid:commentId w16cid:paraId="7720B63C" w16cid:durableId="79B8E426"/>
  <w16cid:commentId w16cid:paraId="366302A7" w16cid:durableId="2AD47F3A"/>
  <w16cid:commentId w16cid:paraId="582F035A" w16cid:durableId="3DE0AB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C762C" w14:textId="77777777" w:rsidR="00B671DC" w:rsidRDefault="00B671DC" w:rsidP="00641BB1">
      <w:pPr>
        <w:spacing w:after="0"/>
      </w:pPr>
      <w:r>
        <w:separator/>
      </w:r>
    </w:p>
  </w:endnote>
  <w:endnote w:type="continuationSeparator" w:id="0">
    <w:p w14:paraId="45DB35F2" w14:textId="77777777" w:rsidR="00B671DC" w:rsidRDefault="00B671DC" w:rsidP="00641B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96447" w14:textId="760E6831" w:rsidR="0020584E" w:rsidRDefault="0020584E" w:rsidP="00B86A65">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865630"/>
      <w:docPartObj>
        <w:docPartGallery w:val="Page Numbers (Bottom of Page)"/>
        <w:docPartUnique/>
      </w:docPartObj>
    </w:sdtPr>
    <w:sdtEndPr>
      <w:rPr>
        <w:noProof/>
      </w:rPr>
    </w:sdtEndPr>
    <w:sdtContent>
      <w:p w14:paraId="2D18B972" w14:textId="77777777" w:rsidR="0020584E" w:rsidRDefault="0020584E" w:rsidP="00B86A65">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3797210"/>
      <w:docPartObj>
        <w:docPartGallery w:val="Page Numbers (Bottom of Page)"/>
        <w:docPartUnique/>
      </w:docPartObj>
    </w:sdtPr>
    <w:sdtEndPr>
      <w:rPr>
        <w:noProof/>
      </w:rPr>
    </w:sdtEndPr>
    <w:sdtContent>
      <w:p w14:paraId="5CB4499C" w14:textId="77777777" w:rsidR="009D070F" w:rsidRDefault="009D070F" w:rsidP="00B86A65">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CC9B29" w14:textId="77777777" w:rsidR="00B671DC" w:rsidRDefault="00B671DC" w:rsidP="00641BB1">
      <w:pPr>
        <w:spacing w:after="0"/>
      </w:pPr>
      <w:r>
        <w:separator/>
      </w:r>
    </w:p>
  </w:footnote>
  <w:footnote w:type="continuationSeparator" w:id="0">
    <w:p w14:paraId="690E6900" w14:textId="77777777" w:rsidR="00B671DC" w:rsidRDefault="00B671DC" w:rsidP="00641BB1">
      <w:pPr>
        <w:spacing w:after="0"/>
      </w:pPr>
      <w:r>
        <w:continuationSeparator/>
      </w:r>
    </w:p>
  </w:footnote>
  <w:footnote w:id="1">
    <w:p w14:paraId="2776B9A8" w14:textId="46574182" w:rsidR="00854578" w:rsidRDefault="00854578">
      <w:pPr>
        <w:pStyle w:val="FootnoteText"/>
      </w:pPr>
      <w:r w:rsidRPr="001A0A8D">
        <w:rPr>
          <w:rStyle w:val="FootnoteReference"/>
          <w:vertAlign w:val="baseline"/>
        </w:rPr>
        <w:footnoteRef/>
      </w:r>
      <w:r w:rsidR="001A0A8D">
        <w:t>.</w:t>
      </w:r>
      <w:r>
        <w:t xml:space="preserve"> </w:t>
      </w:r>
      <w:r w:rsidR="001A0A8D">
        <w:tab/>
      </w:r>
      <w:r w:rsidR="001A0A8D" w:rsidRPr="001A0A8D">
        <w:t xml:space="preserve">U.S. Census Bureau, 2020 Census, United States: </w:t>
      </w:r>
      <w:hyperlink r:id="rId1" w:history="1">
        <w:r w:rsidR="002245D2" w:rsidRPr="00A56C21">
          <w:rPr>
            <w:rStyle w:val="Hyperlink"/>
          </w:rPr>
          <w:t>https://www.census.gov/programs-surveys/decennial-census/decade/2020/2020-census-main.html</w:t>
        </w:r>
      </w:hyperlink>
      <w:r w:rsidR="002245D2">
        <w:t xml:space="preserve"> </w:t>
      </w:r>
    </w:p>
  </w:footnote>
  <w:footnote w:id="2">
    <w:p w14:paraId="5BB34017" w14:textId="2C3E8151" w:rsidR="002245D2" w:rsidRDefault="002245D2">
      <w:pPr>
        <w:pStyle w:val="FootnoteText"/>
      </w:pPr>
      <w:r w:rsidRPr="002030C8">
        <w:rPr>
          <w:rStyle w:val="FootnoteReference"/>
          <w:vertAlign w:val="baseline"/>
        </w:rPr>
        <w:footnoteRef/>
      </w:r>
      <w:r w:rsidR="002030C8">
        <w:t>.</w:t>
      </w:r>
      <w:r>
        <w:t xml:space="preserve"> </w:t>
      </w:r>
      <w:r w:rsidR="002030C8">
        <w:tab/>
      </w:r>
      <w:r w:rsidR="002030C8" w:rsidRPr="002030C8">
        <w:t>U.S. Census Bureau, Five-year American Community Survey</w:t>
      </w:r>
      <w:r w:rsidR="007E1ED2">
        <w:t xml:space="preserve">: </w:t>
      </w:r>
      <w:r w:rsidR="002030C8" w:rsidRPr="002030C8">
        <w:t xml:space="preserve">2018-2022, United States: </w:t>
      </w:r>
      <w:hyperlink r:id="rId2" w:history="1">
        <w:r w:rsidR="002030C8" w:rsidRPr="00A56C21">
          <w:rPr>
            <w:rStyle w:val="Hyperlink"/>
          </w:rPr>
          <w:t>https://www.census.gov/programs-surveys/acs/news/data-releases/2022/release.html</w:t>
        </w:r>
      </w:hyperlink>
      <w:r w:rsidR="002030C8" w:rsidRPr="002030C8">
        <w:t>.</w:t>
      </w:r>
      <w:r w:rsidR="002030C8">
        <w:t xml:space="preserve"> </w:t>
      </w:r>
      <w:r w:rsidR="007E1ED2">
        <w:t>F</w:t>
      </w:r>
      <w:r w:rsidR="002030C8" w:rsidRPr="002030C8">
        <w:t xml:space="preserve">or more information about the ACS visit </w:t>
      </w:r>
      <w:hyperlink r:id="rId3" w:history="1">
        <w:r w:rsidR="007E1ED2" w:rsidRPr="00A56C21">
          <w:rPr>
            <w:rStyle w:val="Hyperlink"/>
          </w:rPr>
          <w:t>https://www.census.gov/programs-surveys/acs/about.html</w:t>
        </w:r>
      </w:hyperlink>
      <w:r w:rsidR="007E1ED2">
        <w:t xml:space="preserve">. </w:t>
      </w:r>
    </w:p>
  </w:footnote>
  <w:footnote w:id="3">
    <w:p w14:paraId="7EE63F86" w14:textId="4C48411D" w:rsidR="00E527C5" w:rsidRDefault="00E527C5">
      <w:pPr>
        <w:pStyle w:val="FootnoteText"/>
      </w:pPr>
      <w:r w:rsidRPr="00F54CAD">
        <w:rPr>
          <w:rStyle w:val="FootnoteReference"/>
          <w:vertAlign w:val="baseline"/>
        </w:rPr>
        <w:footnoteRef/>
      </w:r>
      <w:r w:rsidR="00F54CAD">
        <w:t>.</w:t>
      </w:r>
      <w:r w:rsidRPr="00F54CAD">
        <w:t xml:space="preserve"> </w:t>
      </w:r>
      <w:r w:rsidR="00F54CAD">
        <w:tab/>
      </w:r>
      <w:r w:rsidRPr="00E527C5">
        <w:t xml:space="preserve">U.S. Census Bureau, 2022. USA Census 2020 Redistricting Blocks. ArcGIS feature layer from Esri containing block level 2020 Decennial Census data as reported by the U.S. Census Bureau with attributes from the 2020 Public Law 94-171 (P.L. 94-171) tables. Available at </w:t>
      </w:r>
      <w:hyperlink r:id="rId4" w:history="1">
        <w:r w:rsidRPr="00860254">
          <w:rPr>
            <w:rStyle w:val="Hyperlink"/>
          </w:rPr>
          <w:t>https://www.arcgis.com/home/item.html?id=b3642e91b49548f5af772394b0537681</w:t>
        </w:r>
      </w:hyperlink>
      <w:r w:rsidRPr="00E527C5">
        <w:t xml:space="preserve">. January 25, 2022. Also refer to </w:t>
      </w:r>
      <w:hyperlink r:id="rId5" w:anchor="P2" w:history="1">
        <w:r w:rsidRPr="00860254">
          <w:rPr>
            <w:rStyle w:val="Hyperlink"/>
          </w:rPr>
          <w:t>https://www.census.gov/programs-surveys/decennial-census/about/rdo/summary-files.html#P2</w:t>
        </w:r>
      </w:hyperlink>
      <w:r w:rsidRPr="00E527C5">
        <w:t>.</w:t>
      </w:r>
    </w:p>
  </w:footnote>
  <w:footnote w:id="4">
    <w:p w14:paraId="6D034BC4" w14:textId="6145369D" w:rsidR="004941D0" w:rsidRDefault="004941D0">
      <w:pPr>
        <w:pStyle w:val="FootnoteText"/>
      </w:pPr>
      <w:r w:rsidRPr="00F54CAD">
        <w:rPr>
          <w:rStyle w:val="FootnoteReference"/>
          <w:vertAlign w:val="baseline"/>
        </w:rPr>
        <w:footnoteRef/>
      </w:r>
      <w:r w:rsidR="00F54CAD">
        <w:t>.</w:t>
      </w:r>
      <w:r w:rsidRPr="00F54CAD">
        <w:t xml:space="preserve"> </w:t>
      </w:r>
      <w:r w:rsidR="00F54CAD">
        <w:tab/>
      </w:r>
      <w:r w:rsidRPr="00E06135">
        <w:t xml:space="preserve">U.S. Census Bureau, </w:t>
      </w:r>
      <w:r w:rsidR="00D84FC6" w:rsidRPr="00E06135">
        <w:t>2023</w:t>
      </w:r>
      <w:r w:rsidRPr="00E06135">
        <w:t>.</w:t>
      </w:r>
      <w:r w:rsidR="00341A3C" w:rsidRPr="00E06135">
        <w:t xml:space="preserve"> 2022 American Community Survey. 2018-2022 Five-year Estimates in ACS Summary File Table-Based Format: </w:t>
      </w:r>
      <w:hyperlink r:id="rId6" w:history="1">
        <w:r w:rsidR="00341A3C" w:rsidRPr="00E06135">
          <w:rPr>
            <w:rStyle w:val="Hyperlink"/>
          </w:rPr>
          <w:t>https://www.census.gov/programs-surveys/acs/data/summary-file.html</w:t>
        </w:r>
      </w:hyperlink>
      <w:r w:rsidR="00341A3C" w:rsidRPr="00E06135">
        <w:t xml:space="preserve">. Downloaded from: </w:t>
      </w:r>
      <w:hyperlink r:id="rId7" w:history="1">
        <w:r w:rsidR="00341A3C" w:rsidRPr="00E06135">
          <w:rPr>
            <w:rStyle w:val="Hyperlink"/>
          </w:rPr>
          <w:t>https://www2.census.gov/programs-surveys/acs/summary_file/2022/table-based-SF/data/5YRData/</w:t>
        </w:r>
      </w:hyperlink>
      <w:r w:rsidR="00341A3C" w:rsidRPr="00E06135">
        <w:t>. U.S. Census Bureau data release December 2023</w:t>
      </w:r>
      <w:r w:rsidRPr="00E06135">
        <w:t xml:space="preserve">. Also refer to </w:t>
      </w:r>
      <w:hyperlink r:id="rId8" w:history="1">
        <w:r w:rsidRPr="00E06135">
          <w:rPr>
            <w:rStyle w:val="Hyperlink"/>
          </w:rPr>
          <w:t>https://www.census.gov/programs-surveys/acs/about.html</w:t>
        </w:r>
      </w:hyperlink>
      <w:r w:rsidRPr="00E06135">
        <w:t>.</w:t>
      </w:r>
    </w:p>
  </w:footnote>
  <w:footnote w:id="5">
    <w:p w14:paraId="2EE6521A" w14:textId="40586F63" w:rsidR="00437CD4" w:rsidRDefault="00437CD4">
      <w:pPr>
        <w:pStyle w:val="FootnoteText"/>
      </w:pPr>
      <w:r w:rsidRPr="002F07C0">
        <w:rPr>
          <w:rStyle w:val="FootnoteReference"/>
          <w:vertAlign w:val="baseline"/>
        </w:rPr>
        <w:footnoteRef/>
      </w:r>
      <w:r w:rsidR="002F07C0">
        <w:t>.</w:t>
      </w:r>
      <w:r>
        <w:t xml:space="preserve"> </w:t>
      </w:r>
      <w:r w:rsidR="002F07C0">
        <w:tab/>
        <w:t xml:space="preserve">2020 Census Tallies are provided by the U.S. Census Bureau at </w:t>
      </w:r>
      <w:hyperlink r:id="rId9" w:history="1">
        <w:r w:rsidR="002F07C0" w:rsidRPr="008D6A55">
          <w:rPr>
            <w:rStyle w:val="Hyperlink"/>
          </w:rPr>
          <w:t>https://www.census.gov/geographies/reference-files/2020/geo/tallies.html</w:t>
        </w:r>
      </w:hyperlink>
      <w:r w:rsidR="002F07C0">
        <w:t xml:space="preserve">. </w:t>
      </w:r>
    </w:p>
  </w:footnote>
  <w:footnote w:id="6">
    <w:p w14:paraId="4E3DA73A" w14:textId="335A9F64" w:rsidR="004C48A0" w:rsidRPr="00812941" w:rsidRDefault="004C48A0">
      <w:pPr>
        <w:pStyle w:val="FootnoteText"/>
      </w:pPr>
      <w:r w:rsidRPr="00F54CAD">
        <w:rPr>
          <w:rStyle w:val="FootnoteReference"/>
          <w:vertAlign w:val="baseline"/>
        </w:rPr>
        <w:footnoteRef/>
      </w:r>
      <w:r w:rsidR="00F54CAD">
        <w:t>.</w:t>
      </w:r>
      <w:r w:rsidRPr="00F54CAD">
        <w:t xml:space="preserve"> </w:t>
      </w:r>
      <w:r w:rsidR="00F54CAD">
        <w:tab/>
      </w:r>
      <w:r w:rsidRPr="004C48A0">
        <w:t xml:space="preserve">U.S. Environmental Protection Agency. </w:t>
      </w:r>
      <w:r w:rsidR="009E7156">
        <w:t xml:space="preserve">August 9, </w:t>
      </w:r>
      <w:r w:rsidRPr="004C48A0">
        <w:t>202</w:t>
      </w:r>
      <w:r w:rsidR="0019602D">
        <w:t>4</w:t>
      </w:r>
      <w:r w:rsidRPr="004C48A0">
        <w:t>. EJS</w:t>
      </w:r>
      <w:r w:rsidR="00E90F98">
        <w:t>creen</w:t>
      </w:r>
      <w:r w:rsidRPr="004C48A0">
        <w:t>: Environmental Justice Screening and Mapping Tool (Version 2.</w:t>
      </w:r>
      <w:r w:rsidR="009E7156">
        <w:t>3</w:t>
      </w:r>
      <w:r w:rsidRPr="004C48A0">
        <w:t xml:space="preserve">). </w:t>
      </w:r>
      <w:hyperlink r:id="rId10" w:history="1">
        <w:r w:rsidRPr="00860254">
          <w:rPr>
            <w:rStyle w:val="Hyperlink"/>
          </w:rPr>
          <w:t>https://www.epa.gov/ejscreen</w:t>
        </w:r>
      </w:hyperlink>
      <w:r w:rsidR="00812941">
        <w:rPr>
          <w:rStyle w:val="Hyperlink"/>
          <w:color w:val="auto"/>
          <w:u w:val="none"/>
        </w:rPr>
        <w:t xml:space="preserve">. Also refer to the </w:t>
      </w:r>
      <w:hyperlink r:id="rId11" w:history="1">
        <w:r w:rsidR="00812941" w:rsidRPr="004E51CC">
          <w:rPr>
            <w:rStyle w:val="Hyperlink"/>
          </w:rPr>
          <w:t>EJS</w:t>
        </w:r>
        <w:r w:rsidR="004E51CC" w:rsidRPr="004E51CC">
          <w:rPr>
            <w:rStyle w:val="Hyperlink"/>
          </w:rPr>
          <w:t>creen Technical Documentation for Version 2.3</w:t>
        </w:r>
      </w:hyperlink>
      <w:r w:rsidR="004E51CC">
        <w:rPr>
          <w:rStyle w:val="Hyperlink"/>
          <w:color w:val="auto"/>
          <w:u w:val="none"/>
        </w:rPr>
        <w:t>.</w:t>
      </w:r>
    </w:p>
  </w:footnote>
  <w:footnote w:id="7">
    <w:p w14:paraId="4A9CA694" w14:textId="77777777" w:rsidR="008A1BD4" w:rsidRDefault="008A1BD4" w:rsidP="008A1BD4">
      <w:pPr>
        <w:pStyle w:val="FootnoteText"/>
      </w:pPr>
      <w:r w:rsidRPr="00F54CAD">
        <w:rPr>
          <w:rStyle w:val="FootnoteReference"/>
          <w:vertAlign w:val="baseline"/>
        </w:rPr>
        <w:footnoteRef/>
      </w:r>
      <w:r>
        <w:t>.</w:t>
      </w:r>
      <w:r w:rsidRPr="00F54CAD">
        <w:t xml:space="preserve"> </w:t>
      </w:r>
      <w:r>
        <w:tab/>
      </w:r>
      <w:r w:rsidRPr="007A62CC">
        <w:t xml:space="preserve">A census block centroid is considered a central location of the block polygon it represents and contains the same census-based information as the block polygon (e.g., the same population). Also refer to </w:t>
      </w:r>
      <w:hyperlink r:id="rId12" w:history="1">
        <w:r w:rsidRPr="00151024">
          <w:rPr>
            <w:rStyle w:val="Hyperlink"/>
          </w:rPr>
          <w:t>https://www2.census.gov/geo/pdfs/reference/GARM/glosGARM.pdf</w:t>
        </w:r>
      </w:hyperlink>
    </w:p>
  </w:footnote>
  <w:footnote w:id="8">
    <w:p w14:paraId="7712C09D" w14:textId="67503050" w:rsidR="00AC6259" w:rsidRDefault="00AC6259">
      <w:pPr>
        <w:pStyle w:val="FootnoteText"/>
      </w:pPr>
      <w:r w:rsidRPr="00046330">
        <w:rPr>
          <w:rStyle w:val="FootnoteReference"/>
          <w:vertAlign w:val="baseline"/>
        </w:rPr>
        <w:footnoteRef/>
      </w:r>
      <w:r w:rsidR="003D3CE6">
        <w:t>.</w:t>
      </w:r>
      <w:r w:rsidRPr="00046330">
        <w:t xml:space="preserve"> </w:t>
      </w:r>
      <w:r w:rsidR="00046330">
        <w:tab/>
      </w:r>
      <w:r w:rsidRPr="00AC6259">
        <w:t>U.S. Census Bureau, 202</w:t>
      </w:r>
      <w:r w:rsidR="00E96253">
        <w:t>2</w:t>
      </w:r>
      <w:r w:rsidRPr="00AC6259">
        <w:t>. American Community Survey and Puerto Rican Community Survey 20</w:t>
      </w:r>
      <w:r w:rsidR="00CC6D3E">
        <w:t>2</w:t>
      </w:r>
      <w:r w:rsidR="00994615">
        <w:t>2</w:t>
      </w:r>
      <w:r w:rsidRPr="00AC6259">
        <w:t xml:space="preserve"> Subject Definitions</w:t>
      </w:r>
      <w:r w:rsidR="006F428B">
        <w:t>, p</w:t>
      </w:r>
      <w:r w:rsidRPr="00AC6259">
        <w:t xml:space="preserve">. </w:t>
      </w:r>
      <w:r w:rsidR="00824DC7">
        <w:t>5</w:t>
      </w:r>
      <w:r w:rsidR="008B03DD">
        <w:t>2</w:t>
      </w:r>
      <w:r w:rsidRPr="00AC6259">
        <w:t xml:space="preserve">. </w:t>
      </w:r>
      <w:hyperlink r:id="rId13" w:history="1">
        <w:r w:rsidR="001A7282" w:rsidRPr="004600E8">
          <w:rPr>
            <w:rStyle w:val="Hyperlink"/>
          </w:rPr>
          <w:t>https://www2.census.gov/programs-surveys/acs/tech_docs/subject_definitions/2022_ACSSubjectDefinitions.pdf</w:t>
        </w:r>
      </w:hyperlink>
      <w:r w:rsidR="00EE59A4">
        <w:t xml:space="preserve">. </w:t>
      </w:r>
      <w:r w:rsidR="00C66DA3">
        <w:t>Also r</w:t>
      </w:r>
      <w:r w:rsidR="00EE59A4">
        <w:t xml:space="preserve">efer to </w:t>
      </w:r>
      <w:r w:rsidR="00786A02">
        <w:t xml:space="preserve">the </w:t>
      </w:r>
      <w:r w:rsidR="007C421C">
        <w:t xml:space="preserve">ACS Technical Documentation webpage: </w:t>
      </w:r>
      <w:hyperlink r:id="rId14" w:anchor="list-tab-155790978" w:history="1">
        <w:r w:rsidR="00EE59A4" w:rsidRPr="00730299">
          <w:rPr>
            <w:rStyle w:val="Hyperlink"/>
          </w:rPr>
          <w:t>Code Lists, Definitions, and Accuracy</w:t>
        </w:r>
      </w:hyperlink>
      <w:r w:rsidR="00786A02">
        <w:t>.</w:t>
      </w:r>
    </w:p>
  </w:footnote>
  <w:footnote w:id="9">
    <w:p w14:paraId="218604EB" w14:textId="2BA67E4F" w:rsidR="0016537F" w:rsidRDefault="0016537F">
      <w:pPr>
        <w:pStyle w:val="FootnoteText"/>
      </w:pPr>
      <w:r w:rsidRPr="00E30476">
        <w:rPr>
          <w:rStyle w:val="FootnoteReference"/>
          <w:vertAlign w:val="baseline"/>
        </w:rPr>
        <w:footnoteRef/>
      </w:r>
      <w:r w:rsidR="00E30476">
        <w:t>.</w:t>
      </w:r>
      <w:r w:rsidRPr="00E30476">
        <w:t xml:space="preserve"> </w:t>
      </w:r>
      <w:r w:rsidR="008D6F8D">
        <w:tab/>
      </w:r>
      <w:r w:rsidR="00C24960">
        <w:t>Ibid</w:t>
      </w:r>
      <w:r w:rsidR="008D6F8D" w:rsidRPr="00AC6259">
        <w:t>.</w:t>
      </w:r>
      <w:r w:rsidR="00F623E7">
        <w:t>,</w:t>
      </w:r>
      <w:r w:rsidR="008D6F8D" w:rsidRPr="00AC6259">
        <w:t xml:space="preserve"> </w:t>
      </w:r>
      <w:r w:rsidR="00645DF4">
        <w:t>p</w:t>
      </w:r>
      <w:r w:rsidR="00AF5A41">
        <w:t>p</w:t>
      </w:r>
      <w:r w:rsidR="008D6F8D" w:rsidRPr="00AC6259">
        <w:t xml:space="preserve">. </w:t>
      </w:r>
      <w:r w:rsidR="008D6F8D">
        <w:t>64</w:t>
      </w:r>
      <w:r w:rsidR="00AF5A41">
        <w:t>-66</w:t>
      </w:r>
      <w:r w:rsidR="00730299">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D3567"/>
    <w:multiLevelType w:val="hybridMultilevel"/>
    <w:tmpl w:val="560ED1B0"/>
    <w:lvl w:ilvl="0" w:tplc="04090001">
      <w:start w:val="1"/>
      <w:numFmt w:val="bullet"/>
      <w:lvlText w:val=""/>
      <w:lvlJc w:val="left"/>
      <w:pPr>
        <w:ind w:left="1440" w:hanging="360"/>
      </w:pPr>
      <w:rPr>
        <w:rFonts w:ascii="Symbol" w:hAnsi="Symbol" w:hint="default"/>
        <w:color w:val="747474" w:themeColor="background2" w:themeShade="8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12964557"/>
    <w:multiLevelType w:val="hybridMultilevel"/>
    <w:tmpl w:val="73AE3652"/>
    <w:lvl w:ilvl="0" w:tplc="E384C7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3C212C"/>
    <w:multiLevelType w:val="hybridMultilevel"/>
    <w:tmpl w:val="ACF837D8"/>
    <w:lvl w:ilvl="0" w:tplc="51524840">
      <w:start w:val="1"/>
      <w:numFmt w:val="bullet"/>
      <w:lvlText w:val=""/>
      <w:lvlJc w:val="left"/>
      <w:pPr>
        <w:ind w:left="1440" w:hanging="360"/>
      </w:pPr>
      <w:rPr>
        <w:rFonts w:ascii="Symbol" w:hAnsi="Symbol" w:hint="default"/>
        <w:color w:val="747474" w:themeColor="background2" w:themeShade="8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846B78"/>
    <w:multiLevelType w:val="hybridMultilevel"/>
    <w:tmpl w:val="3F82E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2224F9"/>
    <w:multiLevelType w:val="hybridMultilevel"/>
    <w:tmpl w:val="14A662FC"/>
    <w:lvl w:ilvl="0" w:tplc="28441F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8043A9"/>
    <w:multiLevelType w:val="multilevel"/>
    <w:tmpl w:val="DB8C05F4"/>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pStyle w:val="Heading4"/>
      <w:lvlText w:val="%1.%2.%3"/>
      <w:lvlJc w:val="left"/>
      <w:pPr>
        <w:ind w:left="1224" w:hanging="504"/>
      </w:pPr>
      <w:rPr>
        <w:rFonts w:hint="default"/>
      </w:rPr>
    </w:lvl>
    <w:lvl w:ilvl="3">
      <w:start w:val="1"/>
      <w:numFmt w:val="decimal"/>
      <w:pStyle w:val="Heading5"/>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267542A"/>
    <w:multiLevelType w:val="hybridMultilevel"/>
    <w:tmpl w:val="BB66D892"/>
    <w:lvl w:ilvl="0" w:tplc="72C43AF6">
      <w:start w:val="1"/>
      <w:numFmt w:val="bullet"/>
      <w:lvlText w:val=""/>
      <w:lvlJc w:val="left"/>
      <w:pPr>
        <w:ind w:left="1440" w:hanging="360"/>
      </w:pPr>
      <w:rPr>
        <w:rFonts w:ascii="Symbol" w:hAnsi="Symbol" w:hint="default"/>
        <w:color w:val="000000" w:themeColor="text1"/>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48151E7B"/>
    <w:multiLevelType w:val="hybridMultilevel"/>
    <w:tmpl w:val="80B40F8C"/>
    <w:lvl w:ilvl="0" w:tplc="02AE30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F8D0B31"/>
    <w:multiLevelType w:val="hybridMultilevel"/>
    <w:tmpl w:val="4C643156"/>
    <w:lvl w:ilvl="0" w:tplc="3D1CC0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6B15100"/>
    <w:multiLevelType w:val="hybridMultilevel"/>
    <w:tmpl w:val="5AE46DEA"/>
    <w:lvl w:ilvl="0" w:tplc="4AF4D7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16C1F46"/>
    <w:multiLevelType w:val="hybridMultilevel"/>
    <w:tmpl w:val="FDC07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011AF3"/>
    <w:multiLevelType w:val="hybridMultilevel"/>
    <w:tmpl w:val="56207D32"/>
    <w:lvl w:ilvl="0" w:tplc="409AB9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75800045">
    <w:abstractNumId w:val="5"/>
  </w:num>
  <w:num w:numId="2" w16cid:durableId="169952194">
    <w:abstractNumId w:val="2"/>
  </w:num>
  <w:num w:numId="3" w16cid:durableId="2123064787">
    <w:abstractNumId w:val="0"/>
  </w:num>
  <w:num w:numId="4" w16cid:durableId="1092429672">
    <w:abstractNumId w:val="10"/>
  </w:num>
  <w:num w:numId="5" w16cid:durableId="1132794264">
    <w:abstractNumId w:val="3"/>
  </w:num>
  <w:num w:numId="6" w16cid:durableId="372313871">
    <w:abstractNumId w:val="6"/>
  </w:num>
  <w:num w:numId="7" w16cid:durableId="2084789498">
    <w:abstractNumId w:val="8"/>
  </w:num>
  <w:num w:numId="8" w16cid:durableId="3939245">
    <w:abstractNumId w:val="7"/>
  </w:num>
  <w:num w:numId="9" w16cid:durableId="1311056978">
    <w:abstractNumId w:val="9"/>
  </w:num>
  <w:num w:numId="10" w16cid:durableId="1009715770">
    <w:abstractNumId w:val="4"/>
  </w:num>
  <w:num w:numId="11" w16cid:durableId="1177887179">
    <w:abstractNumId w:val="11"/>
  </w:num>
  <w:num w:numId="12" w16cid:durableId="88494583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ill Mozier">
    <w15:presenceInfo w15:providerId="AD" w15:userId="S::jmozier@scainc.com::8c31d38e-d1b1-469f-ba7d-f8627698da28"/>
  </w15:person>
  <w15:person w15:author="Sarsony, Chris">
    <w15:presenceInfo w15:providerId="AD" w15:userId="S::Sarsony.Chris@epa.gov::b855be91-fd09-4d37-b368-cc8e2eefd058"/>
  </w15:person>
  <w15:person w15:author="Steve Fudge">
    <w15:presenceInfo w15:providerId="AD" w15:userId="S::sfudge@scainc.com::c9e8b651-8324-4bc4-8b63-56129828e8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79A"/>
    <w:rsid w:val="00000B6E"/>
    <w:rsid w:val="00001AA5"/>
    <w:rsid w:val="00001C6B"/>
    <w:rsid w:val="00002197"/>
    <w:rsid w:val="000030B4"/>
    <w:rsid w:val="00003A24"/>
    <w:rsid w:val="000041CE"/>
    <w:rsid w:val="00004F22"/>
    <w:rsid w:val="00006CF4"/>
    <w:rsid w:val="000103AA"/>
    <w:rsid w:val="000121EF"/>
    <w:rsid w:val="0001390C"/>
    <w:rsid w:val="000142B5"/>
    <w:rsid w:val="00014430"/>
    <w:rsid w:val="000145D3"/>
    <w:rsid w:val="0001505D"/>
    <w:rsid w:val="000165A6"/>
    <w:rsid w:val="0002307F"/>
    <w:rsid w:val="00024930"/>
    <w:rsid w:val="0002637F"/>
    <w:rsid w:val="000307BE"/>
    <w:rsid w:val="00031D53"/>
    <w:rsid w:val="00031F4F"/>
    <w:rsid w:val="00032C16"/>
    <w:rsid w:val="00033118"/>
    <w:rsid w:val="00033263"/>
    <w:rsid w:val="00033FEE"/>
    <w:rsid w:val="00035583"/>
    <w:rsid w:val="0003625E"/>
    <w:rsid w:val="0004140A"/>
    <w:rsid w:val="0004293C"/>
    <w:rsid w:val="000434C1"/>
    <w:rsid w:val="000434CC"/>
    <w:rsid w:val="000435D1"/>
    <w:rsid w:val="00044E39"/>
    <w:rsid w:val="000455DF"/>
    <w:rsid w:val="00046330"/>
    <w:rsid w:val="00047472"/>
    <w:rsid w:val="00050330"/>
    <w:rsid w:val="0005137F"/>
    <w:rsid w:val="00053E3D"/>
    <w:rsid w:val="000544A5"/>
    <w:rsid w:val="000551A8"/>
    <w:rsid w:val="00056690"/>
    <w:rsid w:val="000605C5"/>
    <w:rsid w:val="00061333"/>
    <w:rsid w:val="00064E52"/>
    <w:rsid w:val="00066E54"/>
    <w:rsid w:val="00066F5E"/>
    <w:rsid w:val="00067D95"/>
    <w:rsid w:val="00071EEA"/>
    <w:rsid w:val="00072353"/>
    <w:rsid w:val="0007338E"/>
    <w:rsid w:val="0007402A"/>
    <w:rsid w:val="00074364"/>
    <w:rsid w:val="00075BAC"/>
    <w:rsid w:val="0007623C"/>
    <w:rsid w:val="00077064"/>
    <w:rsid w:val="000823F9"/>
    <w:rsid w:val="00083B79"/>
    <w:rsid w:val="0008404A"/>
    <w:rsid w:val="00084657"/>
    <w:rsid w:val="0008506D"/>
    <w:rsid w:val="000853DD"/>
    <w:rsid w:val="00086A1C"/>
    <w:rsid w:val="00086A9E"/>
    <w:rsid w:val="00086D03"/>
    <w:rsid w:val="00086D21"/>
    <w:rsid w:val="00092A48"/>
    <w:rsid w:val="00092B9F"/>
    <w:rsid w:val="0009519A"/>
    <w:rsid w:val="00095BA3"/>
    <w:rsid w:val="00097CD5"/>
    <w:rsid w:val="000A007D"/>
    <w:rsid w:val="000A38F4"/>
    <w:rsid w:val="000A3B15"/>
    <w:rsid w:val="000A475E"/>
    <w:rsid w:val="000A4F92"/>
    <w:rsid w:val="000A5676"/>
    <w:rsid w:val="000A6D49"/>
    <w:rsid w:val="000B1720"/>
    <w:rsid w:val="000B2B51"/>
    <w:rsid w:val="000C2FDE"/>
    <w:rsid w:val="000C3128"/>
    <w:rsid w:val="000C4793"/>
    <w:rsid w:val="000C4A11"/>
    <w:rsid w:val="000C5164"/>
    <w:rsid w:val="000C642A"/>
    <w:rsid w:val="000D19B5"/>
    <w:rsid w:val="000D265D"/>
    <w:rsid w:val="000D3D31"/>
    <w:rsid w:val="000D6554"/>
    <w:rsid w:val="000E1C57"/>
    <w:rsid w:val="000E31FF"/>
    <w:rsid w:val="000E3ACD"/>
    <w:rsid w:val="000E4BEC"/>
    <w:rsid w:val="000E68D7"/>
    <w:rsid w:val="000F13A4"/>
    <w:rsid w:val="000F4870"/>
    <w:rsid w:val="000F5AF4"/>
    <w:rsid w:val="000F6065"/>
    <w:rsid w:val="000F76CA"/>
    <w:rsid w:val="001002D0"/>
    <w:rsid w:val="00102B8A"/>
    <w:rsid w:val="00103DD9"/>
    <w:rsid w:val="001052A5"/>
    <w:rsid w:val="00105AE0"/>
    <w:rsid w:val="00107D57"/>
    <w:rsid w:val="0011016C"/>
    <w:rsid w:val="00111C86"/>
    <w:rsid w:val="00112D77"/>
    <w:rsid w:val="0011422E"/>
    <w:rsid w:val="0011543B"/>
    <w:rsid w:val="00120E9B"/>
    <w:rsid w:val="001219E8"/>
    <w:rsid w:val="00122286"/>
    <w:rsid w:val="00122597"/>
    <w:rsid w:val="00123223"/>
    <w:rsid w:val="001238FE"/>
    <w:rsid w:val="0012649E"/>
    <w:rsid w:val="00126B6F"/>
    <w:rsid w:val="00126E2D"/>
    <w:rsid w:val="00127D8F"/>
    <w:rsid w:val="00131552"/>
    <w:rsid w:val="0013273C"/>
    <w:rsid w:val="001335C3"/>
    <w:rsid w:val="0013508B"/>
    <w:rsid w:val="0013666D"/>
    <w:rsid w:val="00136AFD"/>
    <w:rsid w:val="00137A0E"/>
    <w:rsid w:val="00142E04"/>
    <w:rsid w:val="0014412D"/>
    <w:rsid w:val="00144856"/>
    <w:rsid w:val="00145277"/>
    <w:rsid w:val="001477F8"/>
    <w:rsid w:val="00155DA9"/>
    <w:rsid w:val="00157799"/>
    <w:rsid w:val="00157BD9"/>
    <w:rsid w:val="0016005F"/>
    <w:rsid w:val="00160CF2"/>
    <w:rsid w:val="0016537F"/>
    <w:rsid w:val="001668A2"/>
    <w:rsid w:val="00167673"/>
    <w:rsid w:val="00167939"/>
    <w:rsid w:val="00170D77"/>
    <w:rsid w:val="00176D40"/>
    <w:rsid w:val="00180768"/>
    <w:rsid w:val="00183D6C"/>
    <w:rsid w:val="00184FDD"/>
    <w:rsid w:val="00190723"/>
    <w:rsid w:val="00191418"/>
    <w:rsid w:val="00194A26"/>
    <w:rsid w:val="00194FF9"/>
    <w:rsid w:val="00195A71"/>
    <w:rsid w:val="0019602D"/>
    <w:rsid w:val="001A0A8D"/>
    <w:rsid w:val="001A1CD7"/>
    <w:rsid w:val="001A3B80"/>
    <w:rsid w:val="001A42F2"/>
    <w:rsid w:val="001A4679"/>
    <w:rsid w:val="001A5775"/>
    <w:rsid w:val="001A5FCD"/>
    <w:rsid w:val="001A660F"/>
    <w:rsid w:val="001A6D92"/>
    <w:rsid w:val="001A7282"/>
    <w:rsid w:val="001A7C7F"/>
    <w:rsid w:val="001B5039"/>
    <w:rsid w:val="001B6772"/>
    <w:rsid w:val="001B7670"/>
    <w:rsid w:val="001C183E"/>
    <w:rsid w:val="001C1D79"/>
    <w:rsid w:val="001C3938"/>
    <w:rsid w:val="001C402C"/>
    <w:rsid w:val="001C4BA7"/>
    <w:rsid w:val="001C50D5"/>
    <w:rsid w:val="001C69D5"/>
    <w:rsid w:val="001C6BB1"/>
    <w:rsid w:val="001D1751"/>
    <w:rsid w:val="001D22E0"/>
    <w:rsid w:val="001D2523"/>
    <w:rsid w:val="001D31AC"/>
    <w:rsid w:val="001D4B5D"/>
    <w:rsid w:val="001D64BA"/>
    <w:rsid w:val="001D777C"/>
    <w:rsid w:val="001E0B61"/>
    <w:rsid w:val="001E1150"/>
    <w:rsid w:val="001E2244"/>
    <w:rsid w:val="001E2980"/>
    <w:rsid w:val="001E583D"/>
    <w:rsid w:val="001E7D4C"/>
    <w:rsid w:val="001F0537"/>
    <w:rsid w:val="001F40FB"/>
    <w:rsid w:val="001F5E81"/>
    <w:rsid w:val="001F7B61"/>
    <w:rsid w:val="0020077E"/>
    <w:rsid w:val="0020100B"/>
    <w:rsid w:val="0020228C"/>
    <w:rsid w:val="002030C8"/>
    <w:rsid w:val="002031DA"/>
    <w:rsid w:val="00203674"/>
    <w:rsid w:val="002041A2"/>
    <w:rsid w:val="0020584E"/>
    <w:rsid w:val="00206605"/>
    <w:rsid w:val="00206815"/>
    <w:rsid w:val="00211E46"/>
    <w:rsid w:val="002122B4"/>
    <w:rsid w:val="00212EF4"/>
    <w:rsid w:val="00215F8D"/>
    <w:rsid w:val="002164B2"/>
    <w:rsid w:val="00217A53"/>
    <w:rsid w:val="00217E16"/>
    <w:rsid w:val="00217E57"/>
    <w:rsid w:val="002205C7"/>
    <w:rsid w:val="002245D2"/>
    <w:rsid w:val="002250D7"/>
    <w:rsid w:val="0022582E"/>
    <w:rsid w:val="00230D82"/>
    <w:rsid w:val="00232147"/>
    <w:rsid w:val="00232478"/>
    <w:rsid w:val="002325D8"/>
    <w:rsid w:val="00232ABF"/>
    <w:rsid w:val="00235ECC"/>
    <w:rsid w:val="0023707E"/>
    <w:rsid w:val="002373C3"/>
    <w:rsid w:val="002411E8"/>
    <w:rsid w:val="0024142A"/>
    <w:rsid w:val="00242674"/>
    <w:rsid w:val="00243146"/>
    <w:rsid w:val="002448EB"/>
    <w:rsid w:val="0024490E"/>
    <w:rsid w:val="0024496C"/>
    <w:rsid w:val="002453E7"/>
    <w:rsid w:val="002461C0"/>
    <w:rsid w:val="00247025"/>
    <w:rsid w:val="00250CF7"/>
    <w:rsid w:val="002549D6"/>
    <w:rsid w:val="00254C0A"/>
    <w:rsid w:val="00256F17"/>
    <w:rsid w:val="0025797B"/>
    <w:rsid w:val="002609F1"/>
    <w:rsid w:val="002614D4"/>
    <w:rsid w:val="00262A5D"/>
    <w:rsid w:val="0026576B"/>
    <w:rsid w:val="00267688"/>
    <w:rsid w:val="002701A6"/>
    <w:rsid w:val="00270C3C"/>
    <w:rsid w:val="00271837"/>
    <w:rsid w:val="0027232C"/>
    <w:rsid w:val="00274897"/>
    <w:rsid w:val="00274CFF"/>
    <w:rsid w:val="00275537"/>
    <w:rsid w:val="0027668E"/>
    <w:rsid w:val="00276BA6"/>
    <w:rsid w:val="002826BE"/>
    <w:rsid w:val="00282862"/>
    <w:rsid w:val="00283C83"/>
    <w:rsid w:val="00283F49"/>
    <w:rsid w:val="00285CAB"/>
    <w:rsid w:val="00286A49"/>
    <w:rsid w:val="002872D6"/>
    <w:rsid w:val="00290FEE"/>
    <w:rsid w:val="002916F4"/>
    <w:rsid w:val="0029207F"/>
    <w:rsid w:val="00292134"/>
    <w:rsid w:val="00295DC8"/>
    <w:rsid w:val="002A29FA"/>
    <w:rsid w:val="002A3498"/>
    <w:rsid w:val="002B0743"/>
    <w:rsid w:val="002B0A3E"/>
    <w:rsid w:val="002B22EA"/>
    <w:rsid w:val="002B2FCA"/>
    <w:rsid w:val="002B3229"/>
    <w:rsid w:val="002B4BF2"/>
    <w:rsid w:val="002B58D6"/>
    <w:rsid w:val="002B64F5"/>
    <w:rsid w:val="002B6FA7"/>
    <w:rsid w:val="002C151F"/>
    <w:rsid w:val="002C1C06"/>
    <w:rsid w:val="002C32BE"/>
    <w:rsid w:val="002C3F3C"/>
    <w:rsid w:val="002D03E2"/>
    <w:rsid w:val="002D124F"/>
    <w:rsid w:val="002D3187"/>
    <w:rsid w:val="002D3EEB"/>
    <w:rsid w:val="002D5942"/>
    <w:rsid w:val="002D6F80"/>
    <w:rsid w:val="002E0DD6"/>
    <w:rsid w:val="002E174F"/>
    <w:rsid w:val="002E31A4"/>
    <w:rsid w:val="002E6F1C"/>
    <w:rsid w:val="002E6F87"/>
    <w:rsid w:val="002E70DC"/>
    <w:rsid w:val="002F07C0"/>
    <w:rsid w:val="002F0FA0"/>
    <w:rsid w:val="002F5E23"/>
    <w:rsid w:val="002F7397"/>
    <w:rsid w:val="002F7DF0"/>
    <w:rsid w:val="002F7FCD"/>
    <w:rsid w:val="00301264"/>
    <w:rsid w:val="003027D7"/>
    <w:rsid w:val="00307523"/>
    <w:rsid w:val="003079FB"/>
    <w:rsid w:val="00312BA3"/>
    <w:rsid w:val="00313D5B"/>
    <w:rsid w:val="00315DCD"/>
    <w:rsid w:val="00316BB1"/>
    <w:rsid w:val="0032129B"/>
    <w:rsid w:val="003218E8"/>
    <w:rsid w:val="003222E1"/>
    <w:rsid w:val="003235B9"/>
    <w:rsid w:val="00324F21"/>
    <w:rsid w:val="00325D69"/>
    <w:rsid w:val="00331FE8"/>
    <w:rsid w:val="0033493E"/>
    <w:rsid w:val="00336C6A"/>
    <w:rsid w:val="0033705D"/>
    <w:rsid w:val="0034018C"/>
    <w:rsid w:val="00340EE2"/>
    <w:rsid w:val="00341A3C"/>
    <w:rsid w:val="00343BEE"/>
    <w:rsid w:val="0034631E"/>
    <w:rsid w:val="0035007B"/>
    <w:rsid w:val="00350E3B"/>
    <w:rsid w:val="00351240"/>
    <w:rsid w:val="00352C24"/>
    <w:rsid w:val="003564B8"/>
    <w:rsid w:val="00357534"/>
    <w:rsid w:val="00360A4C"/>
    <w:rsid w:val="003654F4"/>
    <w:rsid w:val="00365584"/>
    <w:rsid w:val="00367015"/>
    <w:rsid w:val="003673D8"/>
    <w:rsid w:val="00372AF8"/>
    <w:rsid w:val="003757AE"/>
    <w:rsid w:val="0037618D"/>
    <w:rsid w:val="003768D3"/>
    <w:rsid w:val="003800FF"/>
    <w:rsid w:val="003803FB"/>
    <w:rsid w:val="00380F1A"/>
    <w:rsid w:val="0038141E"/>
    <w:rsid w:val="003827AB"/>
    <w:rsid w:val="0038390E"/>
    <w:rsid w:val="00384238"/>
    <w:rsid w:val="003842D2"/>
    <w:rsid w:val="00384D4A"/>
    <w:rsid w:val="003853E1"/>
    <w:rsid w:val="00385A78"/>
    <w:rsid w:val="00386510"/>
    <w:rsid w:val="00391508"/>
    <w:rsid w:val="00391C32"/>
    <w:rsid w:val="00394B19"/>
    <w:rsid w:val="00397342"/>
    <w:rsid w:val="003A046F"/>
    <w:rsid w:val="003A1F69"/>
    <w:rsid w:val="003A2E98"/>
    <w:rsid w:val="003A31A0"/>
    <w:rsid w:val="003A7C0C"/>
    <w:rsid w:val="003A7E25"/>
    <w:rsid w:val="003B0C02"/>
    <w:rsid w:val="003B372B"/>
    <w:rsid w:val="003B3B10"/>
    <w:rsid w:val="003B431C"/>
    <w:rsid w:val="003B4706"/>
    <w:rsid w:val="003B494E"/>
    <w:rsid w:val="003B55C8"/>
    <w:rsid w:val="003B6E3D"/>
    <w:rsid w:val="003C1CF6"/>
    <w:rsid w:val="003C5A77"/>
    <w:rsid w:val="003C71E2"/>
    <w:rsid w:val="003D080B"/>
    <w:rsid w:val="003D0B2A"/>
    <w:rsid w:val="003D3CE6"/>
    <w:rsid w:val="003D5472"/>
    <w:rsid w:val="003D57E4"/>
    <w:rsid w:val="003D6872"/>
    <w:rsid w:val="003D7D5A"/>
    <w:rsid w:val="003E0BAA"/>
    <w:rsid w:val="003E1295"/>
    <w:rsid w:val="003E1D78"/>
    <w:rsid w:val="003E1DBA"/>
    <w:rsid w:val="003E29BD"/>
    <w:rsid w:val="003E3569"/>
    <w:rsid w:val="003E514B"/>
    <w:rsid w:val="003E5904"/>
    <w:rsid w:val="003E5A3B"/>
    <w:rsid w:val="003E7AF0"/>
    <w:rsid w:val="003F10CE"/>
    <w:rsid w:val="003F1BDC"/>
    <w:rsid w:val="003F2A99"/>
    <w:rsid w:val="003F5AFD"/>
    <w:rsid w:val="003F6617"/>
    <w:rsid w:val="00401AF2"/>
    <w:rsid w:val="004028D1"/>
    <w:rsid w:val="00405E02"/>
    <w:rsid w:val="00406903"/>
    <w:rsid w:val="004074DF"/>
    <w:rsid w:val="00407DA0"/>
    <w:rsid w:val="00410874"/>
    <w:rsid w:val="0041170A"/>
    <w:rsid w:val="00413853"/>
    <w:rsid w:val="004145B9"/>
    <w:rsid w:val="00414AF9"/>
    <w:rsid w:val="004153C4"/>
    <w:rsid w:val="0041585A"/>
    <w:rsid w:val="0042009F"/>
    <w:rsid w:val="0042036B"/>
    <w:rsid w:val="00420B16"/>
    <w:rsid w:val="00420B32"/>
    <w:rsid w:val="00420DDF"/>
    <w:rsid w:val="00421AD9"/>
    <w:rsid w:val="0042230C"/>
    <w:rsid w:val="00423610"/>
    <w:rsid w:val="00426870"/>
    <w:rsid w:val="00426F75"/>
    <w:rsid w:val="00427C72"/>
    <w:rsid w:val="004304B3"/>
    <w:rsid w:val="004308F5"/>
    <w:rsid w:val="004315EB"/>
    <w:rsid w:val="00431EB7"/>
    <w:rsid w:val="004328A9"/>
    <w:rsid w:val="00432BD0"/>
    <w:rsid w:val="00433396"/>
    <w:rsid w:val="004357EB"/>
    <w:rsid w:val="00437CD4"/>
    <w:rsid w:val="00440E0E"/>
    <w:rsid w:val="00446319"/>
    <w:rsid w:val="00446D7C"/>
    <w:rsid w:val="00447923"/>
    <w:rsid w:val="00451271"/>
    <w:rsid w:val="00452378"/>
    <w:rsid w:val="00452864"/>
    <w:rsid w:val="00452AA4"/>
    <w:rsid w:val="00452AEE"/>
    <w:rsid w:val="00453308"/>
    <w:rsid w:val="00454A8F"/>
    <w:rsid w:val="004564BF"/>
    <w:rsid w:val="004642B8"/>
    <w:rsid w:val="00465DE0"/>
    <w:rsid w:val="00466101"/>
    <w:rsid w:val="00467883"/>
    <w:rsid w:val="004713D4"/>
    <w:rsid w:val="00473089"/>
    <w:rsid w:val="00473BBB"/>
    <w:rsid w:val="00473EA3"/>
    <w:rsid w:val="00474A79"/>
    <w:rsid w:val="00474B78"/>
    <w:rsid w:val="0047549B"/>
    <w:rsid w:val="00476807"/>
    <w:rsid w:val="00480632"/>
    <w:rsid w:val="00482F4C"/>
    <w:rsid w:val="004831D8"/>
    <w:rsid w:val="004833F5"/>
    <w:rsid w:val="00483A13"/>
    <w:rsid w:val="00484A14"/>
    <w:rsid w:val="0048695D"/>
    <w:rsid w:val="004876E9"/>
    <w:rsid w:val="00490DD1"/>
    <w:rsid w:val="00493188"/>
    <w:rsid w:val="00493FE1"/>
    <w:rsid w:val="004941D0"/>
    <w:rsid w:val="00496860"/>
    <w:rsid w:val="004969AA"/>
    <w:rsid w:val="00497BC3"/>
    <w:rsid w:val="004A44B8"/>
    <w:rsid w:val="004A4C39"/>
    <w:rsid w:val="004B457A"/>
    <w:rsid w:val="004B47A8"/>
    <w:rsid w:val="004B633E"/>
    <w:rsid w:val="004B6AC1"/>
    <w:rsid w:val="004C0146"/>
    <w:rsid w:val="004C427D"/>
    <w:rsid w:val="004C48A0"/>
    <w:rsid w:val="004C5063"/>
    <w:rsid w:val="004C620E"/>
    <w:rsid w:val="004C628F"/>
    <w:rsid w:val="004C67AC"/>
    <w:rsid w:val="004D3AD6"/>
    <w:rsid w:val="004D5DF7"/>
    <w:rsid w:val="004D79CB"/>
    <w:rsid w:val="004E107F"/>
    <w:rsid w:val="004E2B85"/>
    <w:rsid w:val="004E3ED8"/>
    <w:rsid w:val="004E51CC"/>
    <w:rsid w:val="004E6FE1"/>
    <w:rsid w:val="004E7723"/>
    <w:rsid w:val="004F02B6"/>
    <w:rsid w:val="004F1A02"/>
    <w:rsid w:val="004F2023"/>
    <w:rsid w:val="004F26A7"/>
    <w:rsid w:val="004F3364"/>
    <w:rsid w:val="004F51D2"/>
    <w:rsid w:val="004F5A30"/>
    <w:rsid w:val="004F668C"/>
    <w:rsid w:val="005014AF"/>
    <w:rsid w:val="00501883"/>
    <w:rsid w:val="00501A9E"/>
    <w:rsid w:val="0050383B"/>
    <w:rsid w:val="00504D02"/>
    <w:rsid w:val="00504F86"/>
    <w:rsid w:val="005062C7"/>
    <w:rsid w:val="00507030"/>
    <w:rsid w:val="00511486"/>
    <w:rsid w:val="00515D29"/>
    <w:rsid w:val="00520166"/>
    <w:rsid w:val="005201C3"/>
    <w:rsid w:val="00520EBA"/>
    <w:rsid w:val="00521505"/>
    <w:rsid w:val="00521833"/>
    <w:rsid w:val="00521FB7"/>
    <w:rsid w:val="00522505"/>
    <w:rsid w:val="00522650"/>
    <w:rsid w:val="005257FD"/>
    <w:rsid w:val="00525A6A"/>
    <w:rsid w:val="00525C8C"/>
    <w:rsid w:val="0052636B"/>
    <w:rsid w:val="0052756A"/>
    <w:rsid w:val="005304A6"/>
    <w:rsid w:val="00531517"/>
    <w:rsid w:val="00532B66"/>
    <w:rsid w:val="00532C64"/>
    <w:rsid w:val="00534175"/>
    <w:rsid w:val="005355E6"/>
    <w:rsid w:val="00535E1F"/>
    <w:rsid w:val="00536AF3"/>
    <w:rsid w:val="005413B0"/>
    <w:rsid w:val="00541F75"/>
    <w:rsid w:val="00544C8A"/>
    <w:rsid w:val="00545285"/>
    <w:rsid w:val="00551402"/>
    <w:rsid w:val="005529FD"/>
    <w:rsid w:val="00553704"/>
    <w:rsid w:val="00553D79"/>
    <w:rsid w:val="00554CFF"/>
    <w:rsid w:val="00560602"/>
    <w:rsid w:val="0056264C"/>
    <w:rsid w:val="00562C62"/>
    <w:rsid w:val="0056315A"/>
    <w:rsid w:val="00565A87"/>
    <w:rsid w:val="00567666"/>
    <w:rsid w:val="005719F3"/>
    <w:rsid w:val="00571D76"/>
    <w:rsid w:val="00572ACA"/>
    <w:rsid w:val="00572D36"/>
    <w:rsid w:val="00573EF8"/>
    <w:rsid w:val="00575578"/>
    <w:rsid w:val="005757FE"/>
    <w:rsid w:val="00575E94"/>
    <w:rsid w:val="0057636F"/>
    <w:rsid w:val="00576AE1"/>
    <w:rsid w:val="005803B7"/>
    <w:rsid w:val="005804CD"/>
    <w:rsid w:val="00580A1C"/>
    <w:rsid w:val="00580EA0"/>
    <w:rsid w:val="00581587"/>
    <w:rsid w:val="0058205F"/>
    <w:rsid w:val="00583680"/>
    <w:rsid w:val="00583722"/>
    <w:rsid w:val="00587156"/>
    <w:rsid w:val="00594C79"/>
    <w:rsid w:val="005977F8"/>
    <w:rsid w:val="005A05F0"/>
    <w:rsid w:val="005A2E1D"/>
    <w:rsid w:val="005A48E8"/>
    <w:rsid w:val="005A4ACB"/>
    <w:rsid w:val="005A4F60"/>
    <w:rsid w:val="005A6A22"/>
    <w:rsid w:val="005A772A"/>
    <w:rsid w:val="005B1287"/>
    <w:rsid w:val="005B2010"/>
    <w:rsid w:val="005B2D6C"/>
    <w:rsid w:val="005B3619"/>
    <w:rsid w:val="005B43BE"/>
    <w:rsid w:val="005B5F3B"/>
    <w:rsid w:val="005C7959"/>
    <w:rsid w:val="005C7A86"/>
    <w:rsid w:val="005D2CEF"/>
    <w:rsid w:val="005D5B28"/>
    <w:rsid w:val="005D5CCD"/>
    <w:rsid w:val="005F04A0"/>
    <w:rsid w:val="005F2A60"/>
    <w:rsid w:val="005F5138"/>
    <w:rsid w:val="005F6332"/>
    <w:rsid w:val="005F64C6"/>
    <w:rsid w:val="005F759E"/>
    <w:rsid w:val="00600773"/>
    <w:rsid w:val="00602E1B"/>
    <w:rsid w:val="006050F7"/>
    <w:rsid w:val="006053D9"/>
    <w:rsid w:val="0060689D"/>
    <w:rsid w:val="00606BB2"/>
    <w:rsid w:val="00607650"/>
    <w:rsid w:val="00610E1F"/>
    <w:rsid w:val="00610EF7"/>
    <w:rsid w:val="0061120C"/>
    <w:rsid w:val="006116D1"/>
    <w:rsid w:val="006119AE"/>
    <w:rsid w:val="00612C41"/>
    <w:rsid w:val="00612EF5"/>
    <w:rsid w:val="006151E1"/>
    <w:rsid w:val="00617130"/>
    <w:rsid w:val="006223B6"/>
    <w:rsid w:val="0062358F"/>
    <w:rsid w:val="0062430C"/>
    <w:rsid w:val="00624A3A"/>
    <w:rsid w:val="00624A73"/>
    <w:rsid w:val="00624D58"/>
    <w:rsid w:val="00625370"/>
    <w:rsid w:val="00625F4B"/>
    <w:rsid w:val="006274B6"/>
    <w:rsid w:val="00627CD9"/>
    <w:rsid w:val="00630817"/>
    <w:rsid w:val="00631D9C"/>
    <w:rsid w:val="006332A2"/>
    <w:rsid w:val="00634AF3"/>
    <w:rsid w:val="00635831"/>
    <w:rsid w:val="00635AA8"/>
    <w:rsid w:val="00640F82"/>
    <w:rsid w:val="00640F96"/>
    <w:rsid w:val="00641BB1"/>
    <w:rsid w:val="00643028"/>
    <w:rsid w:val="0064349F"/>
    <w:rsid w:val="00644C4C"/>
    <w:rsid w:val="0064581D"/>
    <w:rsid w:val="00645DF4"/>
    <w:rsid w:val="0065117D"/>
    <w:rsid w:val="006520E1"/>
    <w:rsid w:val="00657549"/>
    <w:rsid w:val="0066234F"/>
    <w:rsid w:val="00662C27"/>
    <w:rsid w:val="00664D33"/>
    <w:rsid w:val="006711CD"/>
    <w:rsid w:val="006733B1"/>
    <w:rsid w:val="00673570"/>
    <w:rsid w:val="00675D7D"/>
    <w:rsid w:val="0067682F"/>
    <w:rsid w:val="0067730D"/>
    <w:rsid w:val="006777EA"/>
    <w:rsid w:val="00681496"/>
    <w:rsid w:val="00681C05"/>
    <w:rsid w:val="006823A9"/>
    <w:rsid w:val="006839DA"/>
    <w:rsid w:val="00684BDF"/>
    <w:rsid w:val="00687A16"/>
    <w:rsid w:val="00690B4E"/>
    <w:rsid w:val="00691462"/>
    <w:rsid w:val="006915E0"/>
    <w:rsid w:val="00692E39"/>
    <w:rsid w:val="00693EB9"/>
    <w:rsid w:val="00694879"/>
    <w:rsid w:val="00694BBB"/>
    <w:rsid w:val="00696069"/>
    <w:rsid w:val="006A23DD"/>
    <w:rsid w:val="006A2536"/>
    <w:rsid w:val="006A2FBE"/>
    <w:rsid w:val="006A6813"/>
    <w:rsid w:val="006B01D7"/>
    <w:rsid w:val="006B070F"/>
    <w:rsid w:val="006B07B2"/>
    <w:rsid w:val="006B2518"/>
    <w:rsid w:val="006B454F"/>
    <w:rsid w:val="006B65A0"/>
    <w:rsid w:val="006B7E26"/>
    <w:rsid w:val="006C0E93"/>
    <w:rsid w:val="006C4FA4"/>
    <w:rsid w:val="006C54FE"/>
    <w:rsid w:val="006D01B6"/>
    <w:rsid w:val="006D15C7"/>
    <w:rsid w:val="006D6474"/>
    <w:rsid w:val="006D64E5"/>
    <w:rsid w:val="006D6CD3"/>
    <w:rsid w:val="006D7387"/>
    <w:rsid w:val="006E3337"/>
    <w:rsid w:val="006E4F79"/>
    <w:rsid w:val="006E523D"/>
    <w:rsid w:val="006E5AED"/>
    <w:rsid w:val="006E6FF9"/>
    <w:rsid w:val="006F0919"/>
    <w:rsid w:val="006F297F"/>
    <w:rsid w:val="006F3446"/>
    <w:rsid w:val="006F38CE"/>
    <w:rsid w:val="006F428B"/>
    <w:rsid w:val="006F456E"/>
    <w:rsid w:val="006F5863"/>
    <w:rsid w:val="006F6061"/>
    <w:rsid w:val="00703984"/>
    <w:rsid w:val="00703C51"/>
    <w:rsid w:val="0070626F"/>
    <w:rsid w:val="00706571"/>
    <w:rsid w:val="007106BD"/>
    <w:rsid w:val="0071090B"/>
    <w:rsid w:val="007111B7"/>
    <w:rsid w:val="0071373D"/>
    <w:rsid w:val="00716C5D"/>
    <w:rsid w:val="0071719D"/>
    <w:rsid w:val="00726F25"/>
    <w:rsid w:val="0072708A"/>
    <w:rsid w:val="00730299"/>
    <w:rsid w:val="00732826"/>
    <w:rsid w:val="00732DEC"/>
    <w:rsid w:val="007339DC"/>
    <w:rsid w:val="007344A3"/>
    <w:rsid w:val="007361BF"/>
    <w:rsid w:val="00743293"/>
    <w:rsid w:val="00744C7C"/>
    <w:rsid w:val="00744F8E"/>
    <w:rsid w:val="00746F04"/>
    <w:rsid w:val="0075045B"/>
    <w:rsid w:val="00751054"/>
    <w:rsid w:val="007526FA"/>
    <w:rsid w:val="007530D4"/>
    <w:rsid w:val="00754976"/>
    <w:rsid w:val="007566FB"/>
    <w:rsid w:val="0075698F"/>
    <w:rsid w:val="00757532"/>
    <w:rsid w:val="007625AC"/>
    <w:rsid w:val="00762DFA"/>
    <w:rsid w:val="007630C0"/>
    <w:rsid w:val="0076373A"/>
    <w:rsid w:val="00767ACA"/>
    <w:rsid w:val="00767E35"/>
    <w:rsid w:val="00767FFA"/>
    <w:rsid w:val="00775D61"/>
    <w:rsid w:val="00776F32"/>
    <w:rsid w:val="0077776B"/>
    <w:rsid w:val="00781744"/>
    <w:rsid w:val="00784935"/>
    <w:rsid w:val="00784C99"/>
    <w:rsid w:val="00784ED2"/>
    <w:rsid w:val="00786A02"/>
    <w:rsid w:val="00786A4F"/>
    <w:rsid w:val="007871DB"/>
    <w:rsid w:val="007875BE"/>
    <w:rsid w:val="0079012F"/>
    <w:rsid w:val="007916AB"/>
    <w:rsid w:val="00792E10"/>
    <w:rsid w:val="00792F75"/>
    <w:rsid w:val="0079417C"/>
    <w:rsid w:val="00794C6C"/>
    <w:rsid w:val="0079685E"/>
    <w:rsid w:val="007A06C1"/>
    <w:rsid w:val="007A271D"/>
    <w:rsid w:val="007A385B"/>
    <w:rsid w:val="007A62B9"/>
    <w:rsid w:val="007A62CC"/>
    <w:rsid w:val="007B0494"/>
    <w:rsid w:val="007B06C1"/>
    <w:rsid w:val="007B301F"/>
    <w:rsid w:val="007B4018"/>
    <w:rsid w:val="007B72D4"/>
    <w:rsid w:val="007B780C"/>
    <w:rsid w:val="007B7D30"/>
    <w:rsid w:val="007C064D"/>
    <w:rsid w:val="007C2A75"/>
    <w:rsid w:val="007C421C"/>
    <w:rsid w:val="007C56C3"/>
    <w:rsid w:val="007C6142"/>
    <w:rsid w:val="007D19E6"/>
    <w:rsid w:val="007D1DC5"/>
    <w:rsid w:val="007D3A01"/>
    <w:rsid w:val="007D4E39"/>
    <w:rsid w:val="007D5207"/>
    <w:rsid w:val="007D5916"/>
    <w:rsid w:val="007D7233"/>
    <w:rsid w:val="007D75E9"/>
    <w:rsid w:val="007E09B8"/>
    <w:rsid w:val="007E1881"/>
    <w:rsid w:val="007E1B9D"/>
    <w:rsid w:val="007E1ED2"/>
    <w:rsid w:val="007E240B"/>
    <w:rsid w:val="007E3088"/>
    <w:rsid w:val="007E527A"/>
    <w:rsid w:val="007E5373"/>
    <w:rsid w:val="007E6C4F"/>
    <w:rsid w:val="007E6EEF"/>
    <w:rsid w:val="007F321F"/>
    <w:rsid w:val="007F3F8C"/>
    <w:rsid w:val="007F5742"/>
    <w:rsid w:val="007F5EF3"/>
    <w:rsid w:val="007F662D"/>
    <w:rsid w:val="0080124F"/>
    <w:rsid w:val="008012B3"/>
    <w:rsid w:val="00802C25"/>
    <w:rsid w:val="00803190"/>
    <w:rsid w:val="00804E92"/>
    <w:rsid w:val="00807CEA"/>
    <w:rsid w:val="008103BD"/>
    <w:rsid w:val="00810BD2"/>
    <w:rsid w:val="00812941"/>
    <w:rsid w:val="00813679"/>
    <w:rsid w:val="008136CE"/>
    <w:rsid w:val="00813B0A"/>
    <w:rsid w:val="008147C9"/>
    <w:rsid w:val="008151EB"/>
    <w:rsid w:val="008161C4"/>
    <w:rsid w:val="00820B81"/>
    <w:rsid w:val="00821D6E"/>
    <w:rsid w:val="00824DC7"/>
    <w:rsid w:val="0083032A"/>
    <w:rsid w:val="00830A9B"/>
    <w:rsid w:val="00830B85"/>
    <w:rsid w:val="00831487"/>
    <w:rsid w:val="00833542"/>
    <w:rsid w:val="00833980"/>
    <w:rsid w:val="00834CBD"/>
    <w:rsid w:val="008375A0"/>
    <w:rsid w:val="0084011E"/>
    <w:rsid w:val="00840A9E"/>
    <w:rsid w:val="0084524C"/>
    <w:rsid w:val="008465EA"/>
    <w:rsid w:val="00846A54"/>
    <w:rsid w:val="00847A34"/>
    <w:rsid w:val="0085278B"/>
    <w:rsid w:val="008542F6"/>
    <w:rsid w:val="00854578"/>
    <w:rsid w:val="00854C39"/>
    <w:rsid w:val="00855D0F"/>
    <w:rsid w:val="00855D43"/>
    <w:rsid w:val="00855E01"/>
    <w:rsid w:val="008572CA"/>
    <w:rsid w:val="0085739F"/>
    <w:rsid w:val="00860ADD"/>
    <w:rsid w:val="0086411E"/>
    <w:rsid w:val="0086566B"/>
    <w:rsid w:val="00870658"/>
    <w:rsid w:val="00872693"/>
    <w:rsid w:val="00874D27"/>
    <w:rsid w:val="00877BE3"/>
    <w:rsid w:val="00882671"/>
    <w:rsid w:val="00882834"/>
    <w:rsid w:val="00885919"/>
    <w:rsid w:val="0088623E"/>
    <w:rsid w:val="00886298"/>
    <w:rsid w:val="0088759D"/>
    <w:rsid w:val="00887D4A"/>
    <w:rsid w:val="008906B3"/>
    <w:rsid w:val="00890AC4"/>
    <w:rsid w:val="00891EC1"/>
    <w:rsid w:val="00893405"/>
    <w:rsid w:val="008962E6"/>
    <w:rsid w:val="00896A2C"/>
    <w:rsid w:val="008970D6"/>
    <w:rsid w:val="008A0A68"/>
    <w:rsid w:val="008A0C11"/>
    <w:rsid w:val="008A138D"/>
    <w:rsid w:val="008A1A6B"/>
    <w:rsid w:val="008A1BD4"/>
    <w:rsid w:val="008A1E5C"/>
    <w:rsid w:val="008A2BAD"/>
    <w:rsid w:val="008A3210"/>
    <w:rsid w:val="008A420F"/>
    <w:rsid w:val="008A4855"/>
    <w:rsid w:val="008A4F4F"/>
    <w:rsid w:val="008A6188"/>
    <w:rsid w:val="008A7319"/>
    <w:rsid w:val="008A7839"/>
    <w:rsid w:val="008B03DD"/>
    <w:rsid w:val="008B1887"/>
    <w:rsid w:val="008B1BBB"/>
    <w:rsid w:val="008B2C64"/>
    <w:rsid w:val="008B2DCE"/>
    <w:rsid w:val="008B3FFC"/>
    <w:rsid w:val="008B43AD"/>
    <w:rsid w:val="008B5060"/>
    <w:rsid w:val="008C1833"/>
    <w:rsid w:val="008C4DFB"/>
    <w:rsid w:val="008C7DA6"/>
    <w:rsid w:val="008D0BDB"/>
    <w:rsid w:val="008D1835"/>
    <w:rsid w:val="008D3AAE"/>
    <w:rsid w:val="008D4524"/>
    <w:rsid w:val="008D5CCC"/>
    <w:rsid w:val="008D64E0"/>
    <w:rsid w:val="008D6F8D"/>
    <w:rsid w:val="008D7232"/>
    <w:rsid w:val="008E312D"/>
    <w:rsid w:val="008E362A"/>
    <w:rsid w:val="008E4268"/>
    <w:rsid w:val="008E4597"/>
    <w:rsid w:val="008E707A"/>
    <w:rsid w:val="008E77A2"/>
    <w:rsid w:val="008F72D8"/>
    <w:rsid w:val="008F752E"/>
    <w:rsid w:val="008F75BC"/>
    <w:rsid w:val="00901483"/>
    <w:rsid w:val="0090197A"/>
    <w:rsid w:val="00901C9F"/>
    <w:rsid w:val="00903991"/>
    <w:rsid w:val="0090783E"/>
    <w:rsid w:val="0091216E"/>
    <w:rsid w:val="00914D27"/>
    <w:rsid w:val="00915374"/>
    <w:rsid w:val="009163F2"/>
    <w:rsid w:val="00920BE0"/>
    <w:rsid w:val="00922A10"/>
    <w:rsid w:val="00923B26"/>
    <w:rsid w:val="0092407A"/>
    <w:rsid w:val="009251FC"/>
    <w:rsid w:val="00925BC4"/>
    <w:rsid w:val="00925E62"/>
    <w:rsid w:val="0092632D"/>
    <w:rsid w:val="009266A4"/>
    <w:rsid w:val="00926702"/>
    <w:rsid w:val="00926FBD"/>
    <w:rsid w:val="00927064"/>
    <w:rsid w:val="009304EF"/>
    <w:rsid w:val="00930575"/>
    <w:rsid w:val="00931BB8"/>
    <w:rsid w:val="00931ED2"/>
    <w:rsid w:val="00932333"/>
    <w:rsid w:val="009332DD"/>
    <w:rsid w:val="009346F5"/>
    <w:rsid w:val="0094261F"/>
    <w:rsid w:val="009429DA"/>
    <w:rsid w:val="00947C18"/>
    <w:rsid w:val="00955D7A"/>
    <w:rsid w:val="0096081B"/>
    <w:rsid w:val="00960ADD"/>
    <w:rsid w:val="0096121F"/>
    <w:rsid w:val="00963482"/>
    <w:rsid w:val="00963767"/>
    <w:rsid w:val="009663B5"/>
    <w:rsid w:val="009666E7"/>
    <w:rsid w:val="00966E96"/>
    <w:rsid w:val="00967258"/>
    <w:rsid w:val="009676EA"/>
    <w:rsid w:val="00967D4A"/>
    <w:rsid w:val="00971244"/>
    <w:rsid w:val="00972AF8"/>
    <w:rsid w:val="00972B29"/>
    <w:rsid w:val="00973328"/>
    <w:rsid w:val="00973689"/>
    <w:rsid w:val="00974D64"/>
    <w:rsid w:val="00981549"/>
    <w:rsid w:val="009851AE"/>
    <w:rsid w:val="00985AB5"/>
    <w:rsid w:val="00990132"/>
    <w:rsid w:val="00990887"/>
    <w:rsid w:val="00991023"/>
    <w:rsid w:val="00992A2C"/>
    <w:rsid w:val="00994615"/>
    <w:rsid w:val="00994786"/>
    <w:rsid w:val="0099522C"/>
    <w:rsid w:val="00996E06"/>
    <w:rsid w:val="009971EF"/>
    <w:rsid w:val="009978A3"/>
    <w:rsid w:val="009A1550"/>
    <w:rsid w:val="009A21D4"/>
    <w:rsid w:val="009A2EE5"/>
    <w:rsid w:val="009A35DC"/>
    <w:rsid w:val="009A5230"/>
    <w:rsid w:val="009A53C4"/>
    <w:rsid w:val="009A5B50"/>
    <w:rsid w:val="009A5F43"/>
    <w:rsid w:val="009A63D9"/>
    <w:rsid w:val="009A6B5F"/>
    <w:rsid w:val="009B0B69"/>
    <w:rsid w:val="009B11EA"/>
    <w:rsid w:val="009B3DF7"/>
    <w:rsid w:val="009B469A"/>
    <w:rsid w:val="009B63FB"/>
    <w:rsid w:val="009B7947"/>
    <w:rsid w:val="009C071B"/>
    <w:rsid w:val="009C1078"/>
    <w:rsid w:val="009C1D84"/>
    <w:rsid w:val="009C2A63"/>
    <w:rsid w:val="009C32B1"/>
    <w:rsid w:val="009C376C"/>
    <w:rsid w:val="009C57C0"/>
    <w:rsid w:val="009D024D"/>
    <w:rsid w:val="009D070F"/>
    <w:rsid w:val="009D2F0A"/>
    <w:rsid w:val="009D31A3"/>
    <w:rsid w:val="009D40FC"/>
    <w:rsid w:val="009D5615"/>
    <w:rsid w:val="009E2791"/>
    <w:rsid w:val="009E29FB"/>
    <w:rsid w:val="009E39FC"/>
    <w:rsid w:val="009E41E8"/>
    <w:rsid w:val="009E61BF"/>
    <w:rsid w:val="009E7156"/>
    <w:rsid w:val="009E750B"/>
    <w:rsid w:val="009E7DE2"/>
    <w:rsid w:val="009F185E"/>
    <w:rsid w:val="009F1CF6"/>
    <w:rsid w:val="009F330B"/>
    <w:rsid w:val="009F3FC1"/>
    <w:rsid w:val="00A00699"/>
    <w:rsid w:val="00A00777"/>
    <w:rsid w:val="00A00D2E"/>
    <w:rsid w:val="00A02D41"/>
    <w:rsid w:val="00A02D55"/>
    <w:rsid w:val="00A02F8C"/>
    <w:rsid w:val="00A04340"/>
    <w:rsid w:val="00A1081A"/>
    <w:rsid w:val="00A14555"/>
    <w:rsid w:val="00A14CB2"/>
    <w:rsid w:val="00A16663"/>
    <w:rsid w:val="00A16774"/>
    <w:rsid w:val="00A16F2A"/>
    <w:rsid w:val="00A24864"/>
    <w:rsid w:val="00A26D10"/>
    <w:rsid w:val="00A3195A"/>
    <w:rsid w:val="00A32750"/>
    <w:rsid w:val="00A32EAF"/>
    <w:rsid w:val="00A36FE3"/>
    <w:rsid w:val="00A3744C"/>
    <w:rsid w:val="00A40AF0"/>
    <w:rsid w:val="00A40B41"/>
    <w:rsid w:val="00A45251"/>
    <w:rsid w:val="00A46433"/>
    <w:rsid w:val="00A50A9E"/>
    <w:rsid w:val="00A50BB5"/>
    <w:rsid w:val="00A5231E"/>
    <w:rsid w:val="00A529BE"/>
    <w:rsid w:val="00A52C0B"/>
    <w:rsid w:val="00A535EF"/>
    <w:rsid w:val="00A54658"/>
    <w:rsid w:val="00A554C1"/>
    <w:rsid w:val="00A569D7"/>
    <w:rsid w:val="00A56B28"/>
    <w:rsid w:val="00A61E7A"/>
    <w:rsid w:val="00A61F95"/>
    <w:rsid w:val="00A624CF"/>
    <w:rsid w:val="00A62644"/>
    <w:rsid w:val="00A64EBE"/>
    <w:rsid w:val="00A64EFC"/>
    <w:rsid w:val="00A65823"/>
    <w:rsid w:val="00A671E8"/>
    <w:rsid w:val="00A67BCE"/>
    <w:rsid w:val="00A709E8"/>
    <w:rsid w:val="00A72280"/>
    <w:rsid w:val="00A722EC"/>
    <w:rsid w:val="00A73533"/>
    <w:rsid w:val="00A76053"/>
    <w:rsid w:val="00A8004E"/>
    <w:rsid w:val="00A83DF4"/>
    <w:rsid w:val="00A84265"/>
    <w:rsid w:val="00A8525B"/>
    <w:rsid w:val="00A85267"/>
    <w:rsid w:val="00A870D5"/>
    <w:rsid w:val="00A870F0"/>
    <w:rsid w:val="00A91364"/>
    <w:rsid w:val="00A91EAA"/>
    <w:rsid w:val="00A926E8"/>
    <w:rsid w:val="00A93ABB"/>
    <w:rsid w:val="00A958FC"/>
    <w:rsid w:val="00A9711E"/>
    <w:rsid w:val="00AA196F"/>
    <w:rsid w:val="00AA1A8A"/>
    <w:rsid w:val="00AA3C67"/>
    <w:rsid w:val="00AB259F"/>
    <w:rsid w:val="00AB3024"/>
    <w:rsid w:val="00AB32FE"/>
    <w:rsid w:val="00AB3DA9"/>
    <w:rsid w:val="00AB4E21"/>
    <w:rsid w:val="00AB5547"/>
    <w:rsid w:val="00AB5A1E"/>
    <w:rsid w:val="00AB5BB7"/>
    <w:rsid w:val="00AC3D50"/>
    <w:rsid w:val="00AC6259"/>
    <w:rsid w:val="00AD027F"/>
    <w:rsid w:val="00AD14F6"/>
    <w:rsid w:val="00AD3524"/>
    <w:rsid w:val="00AD4E88"/>
    <w:rsid w:val="00AD5088"/>
    <w:rsid w:val="00AD6B4A"/>
    <w:rsid w:val="00AD71A4"/>
    <w:rsid w:val="00AD780F"/>
    <w:rsid w:val="00AD7CD8"/>
    <w:rsid w:val="00AE164C"/>
    <w:rsid w:val="00AE177B"/>
    <w:rsid w:val="00AE240B"/>
    <w:rsid w:val="00AE2724"/>
    <w:rsid w:val="00AE348B"/>
    <w:rsid w:val="00AE4EF5"/>
    <w:rsid w:val="00AF0826"/>
    <w:rsid w:val="00AF0E93"/>
    <w:rsid w:val="00AF2893"/>
    <w:rsid w:val="00AF4FE4"/>
    <w:rsid w:val="00AF57C7"/>
    <w:rsid w:val="00AF584D"/>
    <w:rsid w:val="00AF5917"/>
    <w:rsid w:val="00AF5A41"/>
    <w:rsid w:val="00AF7989"/>
    <w:rsid w:val="00B0169D"/>
    <w:rsid w:val="00B02C94"/>
    <w:rsid w:val="00B03616"/>
    <w:rsid w:val="00B04B7B"/>
    <w:rsid w:val="00B06C22"/>
    <w:rsid w:val="00B13534"/>
    <w:rsid w:val="00B1390A"/>
    <w:rsid w:val="00B142D0"/>
    <w:rsid w:val="00B14666"/>
    <w:rsid w:val="00B15D33"/>
    <w:rsid w:val="00B161DC"/>
    <w:rsid w:val="00B17597"/>
    <w:rsid w:val="00B2431A"/>
    <w:rsid w:val="00B26505"/>
    <w:rsid w:val="00B26D0E"/>
    <w:rsid w:val="00B27DA1"/>
    <w:rsid w:val="00B307EB"/>
    <w:rsid w:val="00B3352C"/>
    <w:rsid w:val="00B33537"/>
    <w:rsid w:val="00B33B0B"/>
    <w:rsid w:val="00B346CB"/>
    <w:rsid w:val="00B41E81"/>
    <w:rsid w:val="00B445A6"/>
    <w:rsid w:val="00B471E0"/>
    <w:rsid w:val="00B50408"/>
    <w:rsid w:val="00B508A6"/>
    <w:rsid w:val="00B52003"/>
    <w:rsid w:val="00B53281"/>
    <w:rsid w:val="00B54DB2"/>
    <w:rsid w:val="00B55197"/>
    <w:rsid w:val="00B55489"/>
    <w:rsid w:val="00B55C04"/>
    <w:rsid w:val="00B56187"/>
    <w:rsid w:val="00B56B80"/>
    <w:rsid w:val="00B64AE9"/>
    <w:rsid w:val="00B65AF5"/>
    <w:rsid w:val="00B6637D"/>
    <w:rsid w:val="00B671DC"/>
    <w:rsid w:val="00B8051D"/>
    <w:rsid w:val="00B81C47"/>
    <w:rsid w:val="00B851F4"/>
    <w:rsid w:val="00B86A65"/>
    <w:rsid w:val="00B86D16"/>
    <w:rsid w:val="00B919E1"/>
    <w:rsid w:val="00B91F56"/>
    <w:rsid w:val="00B95178"/>
    <w:rsid w:val="00BA101B"/>
    <w:rsid w:val="00BA1CCC"/>
    <w:rsid w:val="00BA2419"/>
    <w:rsid w:val="00BA63FC"/>
    <w:rsid w:val="00BA676F"/>
    <w:rsid w:val="00BB0511"/>
    <w:rsid w:val="00BB1D8D"/>
    <w:rsid w:val="00BB3023"/>
    <w:rsid w:val="00BB447B"/>
    <w:rsid w:val="00BB4E34"/>
    <w:rsid w:val="00BB5135"/>
    <w:rsid w:val="00BB53F9"/>
    <w:rsid w:val="00BB7C79"/>
    <w:rsid w:val="00BB7FBE"/>
    <w:rsid w:val="00BC0341"/>
    <w:rsid w:val="00BD1422"/>
    <w:rsid w:val="00BD1E36"/>
    <w:rsid w:val="00BD3CB6"/>
    <w:rsid w:val="00BD4237"/>
    <w:rsid w:val="00BE31D2"/>
    <w:rsid w:val="00BE60E5"/>
    <w:rsid w:val="00BE6278"/>
    <w:rsid w:val="00BE6CE0"/>
    <w:rsid w:val="00BE73E1"/>
    <w:rsid w:val="00BF0C96"/>
    <w:rsid w:val="00BF1336"/>
    <w:rsid w:val="00BF3732"/>
    <w:rsid w:val="00C000DA"/>
    <w:rsid w:val="00C00728"/>
    <w:rsid w:val="00C009C8"/>
    <w:rsid w:val="00C010E5"/>
    <w:rsid w:val="00C0465D"/>
    <w:rsid w:val="00C07589"/>
    <w:rsid w:val="00C12070"/>
    <w:rsid w:val="00C12BE3"/>
    <w:rsid w:val="00C13143"/>
    <w:rsid w:val="00C137AF"/>
    <w:rsid w:val="00C15CFC"/>
    <w:rsid w:val="00C166D7"/>
    <w:rsid w:val="00C2216E"/>
    <w:rsid w:val="00C2318D"/>
    <w:rsid w:val="00C24960"/>
    <w:rsid w:val="00C24D2F"/>
    <w:rsid w:val="00C25260"/>
    <w:rsid w:val="00C256D0"/>
    <w:rsid w:val="00C26AB5"/>
    <w:rsid w:val="00C310AA"/>
    <w:rsid w:val="00C3359F"/>
    <w:rsid w:val="00C33EE7"/>
    <w:rsid w:val="00C34601"/>
    <w:rsid w:val="00C348D7"/>
    <w:rsid w:val="00C372EB"/>
    <w:rsid w:val="00C400D4"/>
    <w:rsid w:val="00C40ED4"/>
    <w:rsid w:val="00C41724"/>
    <w:rsid w:val="00C422C2"/>
    <w:rsid w:val="00C42B75"/>
    <w:rsid w:val="00C42F26"/>
    <w:rsid w:val="00C438FD"/>
    <w:rsid w:val="00C4402E"/>
    <w:rsid w:val="00C4433F"/>
    <w:rsid w:val="00C46723"/>
    <w:rsid w:val="00C5031C"/>
    <w:rsid w:val="00C5137C"/>
    <w:rsid w:val="00C520C4"/>
    <w:rsid w:val="00C52EC5"/>
    <w:rsid w:val="00C55799"/>
    <w:rsid w:val="00C60013"/>
    <w:rsid w:val="00C609FB"/>
    <w:rsid w:val="00C62DD1"/>
    <w:rsid w:val="00C631B5"/>
    <w:rsid w:val="00C636D0"/>
    <w:rsid w:val="00C64CF0"/>
    <w:rsid w:val="00C66DA3"/>
    <w:rsid w:val="00C6744D"/>
    <w:rsid w:val="00C7148D"/>
    <w:rsid w:val="00C71DEA"/>
    <w:rsid w:val="00C72201"/>
    <w:rsid w:val="00C73D5B"/>
    <w:rsid w:val="00C7447E"/>
    <w:rsid w:val="00C75910"/>
    <w:rsid w:val="00C8022F"/>
    <w:rsid w:val="00C80DD2"/>
    <w:rsid w:val="00C8336B"/>
    <w:rsid w:val="00C8579D"/>
    <w:rsid w:val="00C863D5"/>
    <w:rsid w:val="00C866B9"/>
    <w:rsid w:val="00C86D84"/>
    <w:rsid w:val="00C91136"/>
    <w:rsid w:val="00C94F48"/>
    <w:rsid w:val="00C97CBA"/>
    <w:rsid w:val="00CA17AF"/>
    <w:rsid w:val="00CA2124"/>
    <w:rsid w:val="00CA2AB0"/>
    <w:rsid w:val="00CA40B6"/>
    <w:rsid w:val="00CA40BB"/>
    <w:rsid w:val="00CA5A0B"/>
    <w:rsid w:val="00CA7C9A"/>
    <w:rsid w:val="00CB198F"/>
    <w:rsid w:val="00CB1CF0"/>
    <w:rsid w:val="00CB3C18"/>
    <w:rsid w:val="00CB4F11"/>
    <w:rsid w:val="00CB5FF4"/>
    <w:rsid w:val="00CB6B4A"/>
    <w:rsid w:val="00CB71E1"/>
    <w:rsid w:val="00CC52EA"/>
    <w:rsid w:val="00CC6D3E"/>
    <w:rsid w:val="00CD23F5"/>
    <w:rsid w:val="00CD2F5B"/>
    <w:rsid w:val="00CD377A"/>
    <w:rsid w:val="00CD4C2C"/>
    <w:rsid w:val="00CD51F4"/>
    <w:rsid w:val="00CD5433"/>
    <w:rsid w:val="00CD6DF1"/>
    <w:rsid w:val="00CE073E"/>
    <w:rsid w:val="00CE0855"/>
    <w:rsid w:val="00CE0A26"/>
    <w:rsid w:val="00CE4829"/>
    <w:rsid w:val="00CE493D"/>
    <w:rsid w:val="00CF160A"/>
    <w:rsid w:val="00CF18B5"/>
    <w:rsid w:val="00CF217D"/>
    <w:rsid w:val="00CF3CF1"/>
    <w:rsid w:val="00CF772F"/>
    <w:rsid w:val="00D00EFD"/>
    <w:rsid w:val="00D03D4A"/>
    <w:rsid w:val="00D06456"/>
    <w:rsid w:val="00D06A97"/>
    <w:rsid w:val="00D10D0A"/>
    <w:rsid w:val="00D1149C"/>
    <w:rsid w:val="00D12407"/>
    <w:rsid w:val="00D132C3"/>
    <w:rsid w:val="00D1477D"/>
    <w:rsid w:val="00D216D4"/>
    <w:rsid w:val="00D217C1"/>
    <w:rsid w:val="00D2219E"/>
    <w:rsid w:val="00D23163"/>
    <w:rsid w:val="00D2379A"/>
    <w:rsid w:val="00D23ECD"/>
    <w:rsid w:val="00D24ADA"/>
    <w:rsid w:val="00D27A78"/>
    <w:rsid w:val="00D30201"/>
    <w:rsid w:val="00D30556"/>
    <w:rsid w:val="00D313CE"/>
    <w:rsid w:val="00D31617"/>
    <w:rsid w:val="00D31FE1"/>
    <w:rsid w:val="00D37AB7"/>
    <w:rsid w:val="00D37ACC"/>
    <w:rsid w:val="00D37BFE"/>
    <w:rsid w:val="00D406C9"/>
    <w:rsid w:val="00D42B8C"/>
    <w:rsid w:val="00D434D7"/>
    <w:rsid w:val="00D44DB2"/>
    <w:rsid w:val="00D47971"/>
    <w:rsid w:val="00D50074"/>
    <w:rsid w:val="00D514AE"/>
    <w:rsid w:val="00D514CC"/>
    <w:rsid w:val="00D516C1"/>
    <w:rsid w:val="00D52160"/>
    <w:rsid w:val="00D52C1F"/>
    <w:rsid w:val="00D54C66"/>
    <w:rsid w:val="00D5538B"/>
    <w:rsid w:val="00D55BD2"/>
    <w:rsid w:val="00D567EC"/>
    <w:rsid w:val="00D56B5B"/>
    <w:rsid w:val="00D56F62"/>
    <w:rsid w:val="00D5760A"/>
    <w:rsid w:val="00D625AD"/>
    <w:rsid w:val="00D625F1"/>
    <w:rsid w:val="00D630DD"/>
    <w:rsid w:val="00D649B7"/>
    <w:rsid w:val="00D659D7"/>
    <w:rsid w:val="00D740FF"/>
    <w:rsid w:val="00D7558E"/>
    <w:rsid w:val="00D7667C"/>
    <w:rsid w:val="00D804E3"/>
    <w:rsid w:val="00D8196C"/>
    <w:rsid w:val="00D8247D"/>
    <w:rsid w:val="00D82CAF"/>
    <w:rsid w:val="00D8378B"/>
    <w:rsid w:val="00D84568"/>
    <w:rsid w:val="00D84605"/>
    <w:rsid w:val="00D84FC6"/>
    <w:rsid w:val="00D864FF"/>
    <w:rsid w:val="00D86F45"/>
    <w:rsid w:val="00D92598"/>
    <w:rsid w:val="00D933A3"/>
    <w:rsid w:val="00D93C37"/>
    <w:rsid w:val="00D93E52"/>
    <w:rsid w:val="00D94B93"/>
    <w:rsid w:val="00D94D5E"/>
    <w:rsid w:val="00D97459"/>
    <w:rsid w:val="00D97E73"/>
    <w:rsid w:val="00DA4923"/>
    <w:rsid w:val="00DA5B19"/>
    <w:rsid w:val="00DA5BCE"/>
    <w:rsid w:val="00DA6E40"/>
    <w:rsid w:val="00DB3C8A"/>
    <w:rsid w:val="00DB6A2F"/>
    <w:rsid w:val="00DC3B7F"/>
    <w:rsid w:val="00DC4611"/>
    <w:rsid w:val="00DC5276"/>
    <w:rsid w:val="00DC528E"/>
    <w:rsid w:val="00DC75F0"/>
    <w:rsid w:val="00DD1B89"/>
    <w:rsid w:val="00DD2946"/>
    <w:rsid w:val="00DD2AAC"/>
    <w:rsid w:val="00DD39F2"/>
    <w:rsid w:val="00DD49EC"/>
    <w:rsid w:val="00DD4C75"/>
    <w:rsid w:val="00DD6107"/>
    <w:rsid w:val="00DE0C1B"/>
    <w:rsid w:val="00DE2B0F"/>
    <w:rsid w:val="00DE4900"/>
    <w:rsid w:val="00DE651E"/>
    <w:rsid w:val="00DE6E68"/>
    <w:rsid w:val="00DF00AA"/>
    <w:rsid w:val="00DF3674"/>
    <w:rsid w:val="00E00214"/>
    <w:rsid w:val="00E01E20"/>
    <w:rsid w:val="00E042EE"/>
    <w:rsid w:val="00E04BB0"/>
    <w:rsid w:val="00E06135"/>
    <w:rsid w:val="00E07F6A"/>
    <w:rsid w:val="00E101D0"/>
    <w:rsid w:val="00E12A09"/>
    <w:rsid w:val="00E12DC1"/>
    <w:rsid w:val="00E142F4"/>
    <w:rsid w:val="00E14C1B"/>
    <w:rsid w:val="00E16632"/>
    <w:rsid w:val="00E176D0"/>
    <w:rsid w:val="00E17931"/>
    <w:rsid w:val="00E2075A"/>
    <w:rsid w:val="00E20D77"/>
    <w:rsid w:val="00E2129F"/>
    <w:rsid w:val="00E21A55"/>
    <w:rsid w:val="00E2303E"/>
    <w:rsid w:val="00E2315C"/>
    <w:rsid w:val="00E23764"/>
    <w:rsid w:val="00E252F7"/>
    <w:rsid w:val="00E2564B"/>
    <w:rsid w:val="00E267A4"/>
    <w:rsid w:val="00E269A4"/>
    <w:rsid w:val="00E27BF1"/>
    <w:rsid w:val="00E30476"/>
    <w:rsid w:val="00E31FA4"/>
    <w:rsid w:val="00E32C75"/>
    <w:rsid w:val="00E34384"/>
    <w:rsid w:val="00E35365"/>
    <w:rsid w:val="00E37DE6"/>
    <w:rsid w:val="00E42E02"/>
    <w:rsid w:val="00E434C4"/>
    <w:rsid w:val="00E43691"/>
    <w:rsid w:val="00E4395C"/>
    <w:rsid w:val="00E43F01"/>
    <w:rsid w:val="00E50604"/>
    <w:rsid w:val="00E527C5"/>
    <w:rsid w:val="00E54237"/>
    <w:rsid w:val="00E54AAB"/>
    <w:rsid w:val="00E5577E"/>
    <w:rsid w:val="00E56665"/>
    <w:rsid w:val="00E56847"/>
    <w:rsid w:val="00E56EA2"/>
    <w:rsid w:val="00E57736"/>
    <w:rsid w:val="00E609ED"/>
    <w:rsid w:val="00E6125D"/>
    <w:rsid w:val="00E61938"/>
    <w:rsid w:val="00E6533A"/>
    <w:rsid w:val="00E66595"/>
    <w:rsid w:val="00E6704C"/>
    <w:rsid w:val="00E67132"/>
    <w:rsid w:val="00E67619"/>
    <w:rsid w:val="00E75429"/>
    <w:rsid w:val="00E81123"/>
    <w:rsid w:val="00E816E3"/>
    <w:rsid w:val="00E818FA"/>
    <w:rsid w:val="00E81D83"/>
    <w:rsid w:val="00E82DD8"/>
    <w:rsid w:val="00E84802"/>
    <w:rsid w:val="00E84ADC"/>
    <w:rsid w:val="00E86C5E"/>
    <w:rsid w:val="00E90882"/>
    <w:rsid w:val="00E90B15"/>
    <w:rsid w:val="00E90F98"/>
    <w:rsid w:val="00E91E3D"/>
    <w:rsid w:val="00E927A1"/>
    <w:rsid w:val="00E95759"/>
    <w:rsid w:val="00E96238"/>
    <w:rsid w:val="00E96253"/>
    <w:rsid w:val="00E96ACF"/>
    <w:rsid w:val="00E97850"/>
    <w:rsid w:val="00EA06F6"/>
    <w:rsid w:val="00EA115F"/>
    <w:rsid w:val="00EA24E1"/>
    <w:rsid w:val="00EA2FA1"/>
    <w:rsid w:val="00EA3287"/>
    <w:rsid w:val="00EA4360"/>
    <w:rsid w:val="00EB09A5"/>
    <w:rsid w:val="00EB0C2B"/>
    <w:rsid w:val="00EB0F36"/>
    <w:rsid w:val="00EB2C39"/>
    <w:rsid w:val="00EB3600"/>
    <w:rsid w:val="00EB429C"/>
    <w:rsid w:val="00EC1BE5"/>
    <w:rsid w:val="00EC2E17"/>
    <w:rsid w:val="00EC4103"/>
    <w:rsid w:val="00EC4582"/>
    <w:rsid w:val="00EC6C38"/>
    <w:rsid w:val="00EC7508"/>
    <w:rsid w:val="00ED07E1"/>
    <w:rsid w:val="00ED226F"/>
    <w:rsid w:val="00ED2E10"/>
    <w:rsid w:val="00ED3B30"/>
    <w:rsid w:val="00EE0A97"/>
    <w:rsid w:val="00EE196F"/>
    <w:rsid w:val="00EE1A3C"/>
    <w:rsid w:val="00EE2D43"/>
    <w:rsid w:val="00EE59A4"/>
    <w:rsid w:val="00EE638A"/>
    <w:rsid w:val="00EE6A25"/>
    <w:rsid w:val="00EF266E"/>
    <w:rsid w:val="00EF315C"/>
    <w:rsid w:val="00EF32C8"/>
    <w:rsid w:val="00EF57D0"/>
    <w:rsid w:val="00EF719C"/>
    <w:rsid w:val="00F02F18"/>
    <w:rsid w:val="00F0720B"/>
    <w:rsid w:val="00F07436"/>
    <w:rsid w:val="00F07D53"/>
    <w:rsid w:val="00F10E60"/>
    <w:rsid w:val="00F124A7"/>
    <w:rsid w:val="00F140F5"/>
    <w:rsid w:val="00F151A5"/>
    <w:rsid w:val="00F161CA"/>
    <w:rsid w:val="00F2057A"/>
    <w:rsid w:val="00F21384"/>
    <w:rsid w:val="00F21BE3"/>
    <w:rsid w:val="00F22C34"/>
    <w:rsid w:val="00F23E8E"/>
    <w:rsid w:val="00F2487A"/>
    <w:rsid w:val="00F26B10"/>
    <w:rsid w:val="00F26C83"/>
    <w:rsid w:val="00F3074C"/>
    <w:rsid w:val="00F329D1"/>
    <w:rsid w:val="00F34173"/>
    <w:rsid w:val="00F3427A"/>
    <w:rsid w:val="00F347DA"/>
    <w:rsid w:val="00F35388"/>
    <w:rsid w:val="00F37280"/>
    <w:rsid w:val="00F3788F"/>
    <w:rsid w:val="00F37957"/>
    <w:rsid w:val="00F41209"/>
    <w:rsid w:val="00F41968"/>
    <w:rsid w:val="00F42A4A"/>
    <w:rsid w:val="00F43FF1"/>
    <w:rsid w:val="00F4423E"/>
    <w:rsid w:val="00F46B0B"/>
    <w:rsid w:val="00F51FE3"/>
    <w:rsid w:val="00F53360"/>
    <w:rsid w:val="00F54113"/>
    <w:rsid w:val="00F54CAD"/>
    <w:rsid w:val="00F5720B"/>
    <w:rsid w:val="00F604B5"/>
    <w:rsid w:val="00F61069"/>
    <w:rsid w:val="00F61CE8"/>
    <w:rsid w:val="00F623E7"/>
    <w:rsid w:val="00F63F04"/>
    <w:rsid w:val="00F657BD"/>
    <w:rsid w:val="00F715EF"/>
    <w:rsid w:val="00F72AD1"/>
    <w:rsid w:val="00F74B2A"/>
    <w:rsid w:val="00F77351"/>
    <w:rsid w:val="00F83317"/>
    <w:rsid w:val="00F83589"/>
    <w:rsid w:val="00F83D4D"/>
    <w:rsid w:val="00F83F7B"/>
    <w:rsid w:val="00F84CE8"/>
    <w:rsid w:val="00F852BD"/>
    <w:rsid w:val="00F91A9C"/>
    <w:rsid w:val="00F93111"/>
    <w:rsid w:val="00F96207"/>
    <w:rsid w:val="00FA1871"/>
    <w:rsid w:val="00FA2027"/>
    <w:rsid w:val="00FA2F20"/>
    <w:rsid w:val="00FA4045"/>
    <w:rsid w:val="00FA4719"/>
    <w:rsid w:val="00FA4F70"/>
    <w:rsid w:val="00FA5E62"/>
    <w:rsid w:val="00FA6650"/>
    <w:rsid w:val="00FB092D"/>
    <w:rsid w:val="00FB30FE"/>
    <w:rsid w:val="00FB4241"/>
    <w:rsid w:val="00FB4E78"/>
    <w:rsid w:val="00FC1B56"/>
    <w:rsid w:val="00FC2622"/>
    <w:rsid w:val="00FC2BF2"/>
    <w:rsid w:val="00FC5A3E"/>
    <w:rsid w:val="00FC6694"/>
    <w:rsid w:val="00FD15BE"/>
    <w:rsid w:val="00FD15C7"/>
    <w:rsid w:val="00FD1DEA"/>
    <w:rsid w:val="00FD231A"/>
    <w:rsid w:val="00FD6387"/>
    <w:rsid w:val="00FE0424"/>
    <w:rsid w:val="00FE1A71"/>
    <w:rsid w:val="00FE31B2"/>
    <w:rsid w:val="00FE3A4C"/>
    <w:rsid w:val="00FE3DA0"/>
    <w:rsid w:val="00FE5CD4"/>
    <w:rsid w:val="00FF7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6A524"/>
  <w15:chartTrackingRefBased/>
  <w15:docId w15:val="{A496FF17-A898-427A-BD6F-E7F59DB4A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98F"/>
    <w:pPr>
      <w:spacing w:after="240" w:line="240" w:lineRule="auto"/>
      <w:ind w:firstLine="720"/>
    </w:pPr>
    <w:rPr>
      <w:rFonts w:ascii="Times New Roman" w:hAnsi="Times New Roman"/>
      <w:sz w:val="24"/>
    </w:rPr>
  </w:style>
  <w:style w:type="paragraph" w:styleId="Heading1">
    <w:name w:val="heading 1"/>
    <w:basedOn w:val="Normal"/>
    <w:next w:val="Normal"/>
    <w:link w:val="Heading1Char"/>
    <w:uiPriority w:val="9"/>
    <w:qFormat/>
    <w:rsid w:val="006050F7"/>
    <w:pPr>
      <w:keepNext/>
      <w:keepLines/>
      <w:spacing w:before="360" w:after="80"/>
      <w:jc w:val="center"/>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7E3088"/>
    <w:pPr>
      <w:keepNext/>
      <w:keepLines/>
      <w:numPr>
        <w:numId w:val="1"/>
      </w:numPr>
      <w:spacing w:before="240" w:after="120"/>
      <w:ind w:left="576"/>
      <w:outlineLvl w:val="1"/>
    </w:pPr>
    <w:rPr>
      <w:rFonts w:eastAsiaTheme="majorEastAsia" w:cstheme="majorBidi"/>
      <w:b/>
      <w:color w:val="000000" w:themeColor="text1"/>
      <w:sz w:val="36"/>
      <w:szCs w:val="32"/>
    </w:rPr>
  </w:style>
  <w:style w:type="paragraph" w:styleId="Heading3">
    <w:name w:val="heading 3"/>
    <w:basedOn w:val="Normal"/>
    <w:next w:val="Normal"/>
    <w:link w:val="Heading3Char"/>
    <w:uiPriority w:val="9"/>
    <w:unhideWhenUsed/>
    <w:qFormat/>
    <w:rsid w:val="002E6F1C"/>
    <w:pPr>
      <w:keepNext/>
      <w:keepLines/>
      <w:numPr>
        <w:ilvl w:val="1"/>
        <w:numId w:val="1"/>
      </w:numPr>
      <w:spacing w:before="40"/>
      <w:ind w:left="1037" w:hanging="72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E176D0"/>
    <w:pPr>
      <w:keepNext/>
      <w:keepLines/>
      <w:numPr>
        <w:ilvl w:val="2"/>
        <w:numId w:val="1"/>
      </w:numPr>
      <w:spacing w:before="80" w:after="120"/>
      <w:ind w:left="720" w:hanging="778"/>
      <w:outlineLvl w:val="3"/>
    </w:pPr>
    <w:rPr>
      <w:rFonts w:eastAsiaTheme="majorEastAsia" w:cstheme="majorBidi"/>
      <w:i/>
      <w:iCs/>
      <w:color w:val="000000" w:themeColor="text1"/>
      <w:sz w:val="28"/>
      <w:szCs w:val="28"/>
    </w:rPr>
  </w:style>
  <w:style w:type="paragraph" w:styleId="Heading5">
    <w:name w:val="heading 5"/>
    <w:basedOn w:val="Normal"/>
    <w:next w:val="Normal"/>
    <w:link w:val="Heading5Char"/>
    <w:uiPriority w:val="9"/>
    <w:semiHidden/>
    <w:unhideWhenUsed/>
    <w:qFormat/>
    <w:rsid w:val="00D2379A"/>
    <w:pPr>
      <w:keepNext/>
      <w:keepLines/>
      <w:numPr>
        <w:ilvl w:val="3"/>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37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37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37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37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50F7"/>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7E3088"/>
    <w:rPr>
      <w:rFonts w:ascii="Times New Roman" w:eastAsiaTheme="majorEastAsia" w:hAnsi="Times New Roman" w:cstheme="majorBidi"/>
      <w:b/>
      <w:color w:val="000000" w:themeColor="text1"/>
      <w:sz w:val="36"/>
      <w:szCs w:val="32"/>
    </w:rPr>
  </w:style>
  <w:style w:type="character" w:customStyle="1" w:styleId="Heading3Char">
    <w:name w:val="Heading 3 Char"/>
    <w:basedOn w:val="DefaultParagraphFont"/>
    <w:link w:val="Heading3"/>
    <w:uiPriority w:val="9"/>
    <w:rsid w:val="002E6F1C"/>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E176D0"/>
    <w:rPr>
      <w:rFonts w:ascii="Times New Roman" w:eastAsiaTheme="majorEastAsia" w:hAnsi="Times New Roman" w:cstheme="majorBidi"/>
      <w:i/>
      <w:iCs/>
      <w:color w:val="000000" w:themeColor="text1"/>
      <w:sz w:val="28"/>
      <w:szCs w:val="28"/>
    </w:rPr>
  </w:style>
  <w:style w:type="character" w:customStyle="1" w:styleId="Heading5Char">
    <w:name w:val="Heading 5 Char"/>
    <w:basedOn w:val="DefaultParagraphFont"/>
    <w:link w:val="Heading5"/>
    <w:uiPriority w:val="9"/>
    <w:semiHidden/>
    <w:rsid w:val="00D237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37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37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37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379A"/>
    <w:rPr>
      <w:rFonts w:eastAsiaTheme="majorEastAsia" w:cstheme="majorBidi"/>
      <w:color w:val="272727" w:themeColor="text1" w:themeTint="D8"/>
    </w:rPr>
  </w:style>
  <w:style w:type="paragraph" w:styleId="Title">
    <w:name w:val="Title"/>
    <w:basedOn w:val="Normal"/>
    <w:next w:val="Normal"/>
    <w:link w:val="TitleChar"/>
    <w:uiPriority w:val="10"/>
    <w:qFormat/>
    <w:rsid w:val="00D2379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37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379A"/>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37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379A"/>
    <w:pPr>
      <w:spacing w:before="160"/>
      <w:jc w:val="center"/>
    </w:pPr>
    <w:rPr>
      <w:i/>
      <w:iCs/>
      <w:color w:val="404040" w:themeColor="text1" w:themeTint="BF"/>
    </w:rPr>
  </w:style>
  <w:style w:type="character" w:customStyle="1" w:styleId="QuoteChar">
    <w:name w:val="Quote Char"/>
    <w:basedOn w:val="DefaultParagraphFont"/>
    <w:link w:val="Quote"/>
    <w:uiPriority w:val="29"/>
    <w:rsid w:val="00D2379A"/>
    <w:rPr>
      <w:i/>
      <w:iCs/>
      <w:color w:val="404040" w:themeColor="text1" w:themeTint="BF"/>
    </w:rPr>
  </w:style>
  <w:style w:type="paragraph" w:styleId="ListParagraph">
    <w:name w:val="List Paragraph"/>
    <w:basedOn w:val="Normal"/>
    <w:uiPriority w:val="34"/>
    <w:qFormat/>
    <w:rsid w:val="00D2379A"/>
    <w:pPr>
      <w:ind w:left="720"/>
      <w:contextualSpacing/>
    </w:pPr>
  </w:style>
  <w:style w:type="character" w:styleId="IntenseEmphasis">
    <w:name w:val="Intense Emphasis"/>
    <w:basedOn w:val="DefaultParagraphFont"/>
    <w:uiPriority w:val="21"/>
    <w:qFormat/>
    <w:rsid w:val="00D2379A"/>
    <w:rPr>
      <w:i/>
      <w:iCs/>
      <w:color w:val="0F4761" w:themeColor="accent1" w:themeShade="BF"/>
    </w:rPr>
  </w:style>
  <w:style w:type="paragraph" w:styleId="IntenseQuote">
    <w:name w:val="Intense Quote"/>
    <w:basedOn w:val="Normal"/>
    <w:next w:val="Normal"/>
    <w:link w:val="IntenseQuoteChar"/>
    <w:uiPriority w:val="30"/>
    <w:qFormat/>
    <w:rsid w:val="00D237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379A"/>
    <w:rPr>
      <w:i/>
      <w:iCs/>
      <w:color w:val="0F4761" w:themeColor="accent1" w:themeShade="BF"/>
    </w:rPr>
  </w:style>
  <w:style w:type="character" w:styleId="IntenseReference">
    <w:name w:val="Intense Reference"/>
    <w:basedOn w:val="DefaultParagraphFont"/>
    <w:uiPriority w:val="32"/>
    <w:qFormat/>
    <w:rsid w:val="00D2379A"/>
    <w:rPr>
      <w:b/>
      <w:bCs/>
      <w:smallCaps/>
      <w:color w:val="0F4761" w:themeColor="accent1" w:themeShade="BF"/>
      <w:spacing w:val="5"/>
    </w:rPr>
  </w:style>
  <w:style w:type="paragraph" w:styleId="FootnoteText">
    <w:name w:val="footnote text"/>
    <w:basedOn w:val="Normal"/>
    <w:link w:val="FootnoteTextChar"/>
    <w:uiPriority w:val="99"/>
    <w:semiHidden/>
    <w:unhideWhenUsed/>
    <w:rsid w:val="00046330"/>
    <w:pPr>
      <w:spacing w:after="0"/>
      <w:ind w:left="720" w:hanging="720"/>
    </w:pPr>
    <w:rPr>
      <w:sz w:val="20"/>
      <w:szCs w:val="20"/>
    </w:rPr>
  </w:style>
  <w:style w:type="character" w:customStyle="1" w:styleId="FootnoteTextChar">
    <w:name w:val="Footnote Text Char"/>
    <w:basedOn w:val="DefaultParagraphFont"/>
    <w:link w:val="FootnoteText"/>
    <w:uiPriority w:val="99"/>
    <w:semiHidden/>
    <w:rsid w:val="00046330"/>
    <w:rPr>
      <w:rFonts w:ascii="Times New Roman" w:hAnsi="Times New Roman"/>
      <w:sz w:val="20"/>
      <w:szCs w:val="20"/>
    </w:rPr>
  </w:style>
  <w:style w:type="character" w:styleId="FootnoteReference">
    <w:name w:val="footnote reference"/>
    <w:basedOn w:val="DefaultParagraphFont"/>
    <w:uiPriority w:val="99"/>
    <w:semiHidden/>
    <w:unhideWhenUsed/>
    <w:rsid w:val="00641BB1"/>
    <w:rPr>
      <w:vertAlign w:val="superscript"/>
    </w:rPr>
  </w:style>
  <w:style w:type="character" w:styleId="Hyperlink">
    <w:name w:val="Hyperlink"/>
    <w:basedOn w:val="DefaultParagraphFont"/>
    <w:uiPriority w:val="99"/>
    <w:unhideWhenUsed/>
    <w:rsid w:val="00612C41"/>
    <w:rPr>
      <w:color w:val="0000FF"/>
      <w:u w:val="single"/>
    </w:rPr>
  </w:style>
  <w:style w:type="character" w:styleId="UnresolvedMention">
    <w:name w:val="Unresolved Mention"/>
    <w:basedOn w:val="DefaultParagraphFont"/>
    <w:uiPriority w:val="99"/>
    <w:semiHidden/>
    <w:unhideWhenUsed/>
    <w:rsid w:val="007A62CC"/>
    <w:rPr>
      <w:color w:val="605E5C"/>
      <w:shd w:val="clear" w:color="auto" w:fill="E1DFDD"/>
    </w:rPr>
  </w:style>
  <w:style w:type="paragraph" w:styleId="Caption">
    <w:name w:val="caption"/>
    <w:basedOn w:val="Normal"/>
    <w:next w:val="Normal"/>
    <w:uiPriority w:val="35"/>
    <w:unhideWhenUsed/>
    <w:qFormat/>
    <w:rsid w:val="00476807"/>
    <w:pPr>
      <w:keepNext/>
      <w:spacing w:after="200"/>
      <w:ind w:firstLine="0"/>
      <w:jc w:val="center"/>
      <w:pPrChange w:id="0" w:author="Jill Mozier" w:date="2024-11-07T10:04:00Z">
        <w:pPr>
          <w:keepNext/>
          <w:spacing w:after="200"/>
          <w:jc w:val="center"/>
        </w:pPr>
      </w:pPrChange>
    </w:pPr>
    <w:rPr>
      <w:b/>
      <w:iCs/>
      <w:color w:val="000000" w:themeColor="text1"/>
      <w:szCs w:val="18"/>
      <w:rPrChange w:id="0" w:author="Jill Mozier" w:date="2024-11-07T10:04:00Z">
        <w:rPr>
          <w:rFonts w:eastAsiaTheme="minorHAnsi" w:cstheme="minorBidi"/>
          <w:b/>
          <w:iCs/>
          <w:color w:val="000000" w:themeColor="text1"/>
          <w:kern w:val="2"/>
          <w:sz w:val="24"/>
          <w:szCs w:val="18"/>
          <w:lang w:val="en-US" w:eastAsia="en-US" w:bidi="ar-SA"/>
          <w14:ligatures w14:val="standardContextual"/>
        </w:rPr>
      </w:rPrChange>
    </w:rPr>
  </w:style>
  <w:style w:type="table" w:styleId="TableGrid">
    <w:name w:val="Table Grid"/>
    <w:basedOn w:val="TableNormal"/>
    <w:uiPriority w:val="39"/>
    <w:rsid w:val="00830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FigureNote">
    <w:name w:val="TableFigureNote"/>
    <w:basedOn w:val="Normal"/>
    <w:link w:val="TableFigureNoteChar"/>
    <w:qFormat/>
    <w:rsid w:val="00B307EB"/>
    <w:pPr>
      <w:spacing w:before="60"/>
      <w:ind w:left="360" w:hanging="360"/>
      <w:contextualSpacing/>
    </w:pPr>
    <w:rPr>
      <w:color w:val="000000" w:themeColor="text1"/>
      <w:sz w:val="18"/>
    </w:rPr>
  </w:style>
  <w:style w:type="character" w:customStyle="1" w:styleId="TableFigureNoteChar">
    <w:name w:val="TableFigureNote Char"/>
    <w:basedOn w:val="DefaultParagraphFont"/>
    <w:link w:val="TableFigureNote"/>
    <w:rsid w:val="00B307EB"/>
    <w:rPr>
      <w:rFonts w:ascii="Times New Roman" w:hAnsi="Times New Roman"/>
      <w:color w:val="000000" w:themeColor="text1"/>
      <w:sz w:val="18"/>
    </w:rPr>
  </w:style>
  <w:style w:type="paragraph" w:customStyle="1" w:styleId="Equation">
    <w:name w:val="Equation"/>
    <w:basedOn w:val="Normal"/>
    <w:qFormat/>
    <w:rsid w:val="002205C7"/>
    <w:pPr>
      <w:ind w:firstLine="0"/>
      <w:jc w:val="center"/>
    </w:pPr>
  </w:style>
  <w:style w:type="paragraph" w:customStyle="1" w:styleId="NoIndent">
    <w:name w:val="NoIndent"/>
    <w:basedOn w:val="Normal"/>
    <w:next w:val="Normal"/>
    <w:qFormat/>
    <w:rsid w:val="00D37BFE"/>
    <w:pPr>
      <w:ind w:firstLine="0"/>
    </w:pPr>
  </w:style>
  <w:style w:type="paragraph" w:customStyle="1" w:styleId="WhereList">
    <w:name w:val="WhereList"/>
    <w:basedOn w:val="Normal"/>
    <w:qFormat/>
    <w:rsid w:val="004C67AC"/>
    <w:pPr>
      <w:ind w:left="1627" w:hanging="1267"/>
      <w:contextualSpacing/>
    </w:pPr>
  </w:style>
  <w:style w:type="paragraph" w:customStyle="1" w:styleId="HeadTOC">
    <w:name w:val="HeadTOC"/>
    <w:basedOn w:val="Heading2"/>
    <w:next w:val="Normal"/>
    <w:qFormat/>
    <w:rsid w:val="00E252F7"/>
    <w:pPr>
      <w:numPr>
        <w:numId w:val="0"/>
      </w:numPr>
      <w:spacing w:after="240"/>
      <w:jc w:val="center"/>
    </w:pPr>
  </w:style>
  <w:style w:type="paragraph" w:styleId="Header">
    <w:name w:val="header"/>
    <w:basedOn w:val="Normal"/>
    <w:link w:val="HeaderChar"/>
    <w:uiPriority w:val="99"/>
    <w:unhideWhenUsed/>
    <w:rsid w:val="0020584E"/>
    <w:pPr>
      <w:tabs>
        <w:tab w:val="center" w:pos="4680"/>
        <w:tab w:val="right" w:pos="9360"/>
      </w:tabs>
      <w:spacing w:after="0"/>
    </w:pPr>
  </w:style>
  <w:style w:type="character" w:customStyle="1" w:styleId="HeaderChar">
    <w:name w:val="Header Char"/>
    <w:basedOn w:val="DefaultParagraphFont"/>
    <w:link w:val="Header"/>
    <w:uiPriority w:val="99"/>
    <w:rsid w:val="0020584E"/>
    <w:rPr>
      <w:rFonts w:ascii="Times New Roman" w:hAnsi="Times New Roman"/>
      <w:sz w:val="24"/>
    </w:rPr>
  </w:style>
  <w:style w:type="paragraph" w:styleId="Footer">
    <w:name w:val="footer"/>
    <w:basedOn w:val="Normal"/>
    <w:link w:val="FooterChar"/>
    <w:uiPriority w:val="99"/>
    <w:unhideWhenUsed/>
    <w:rsid w:val="0020584E"/>
    <w:pPr>
      <w:tabs>
        <w:tab w:val="center" w:pos="4680"/>
        <w:tab w:val="right" w:pos="9360"/>
      </w:tabs>
      <w:spacing w:after="0"/>
    </w:pPr>
  </w:style>
  <w:style w:type="character" w:customStyle="1" w:styleId="FooterChar">
    <w:name w:val="Footer Char"/>
    <w:basedOn w:val="DefaultParagraphFont"/>
    <w:link w:val="Footer"/>
    <w:uiPriority w:val="99"/>
    <w:rsid w:val="0020584E"/>
    <w:rPr>
      <w:rFonts w:ascii="Times New Roman" w:hAnsi="Times New Roman"/>
      <w:sz w:val="24"/>
    </w:rPr>
  </w:style>
  <w:style w:type="paragraph" w:customStyle="1" w:styleId="HeadNoTOC">
    <w:name w:val="HeadNoTOC"/>
    <w:basedOn w:val="Normal"/>
    <w:link w:val="HeadNoTOCChar"/>
    <w:qFormat/>
    <w:rsid w:val="00D42B8C"/>
    <w:pPr>
      <w:ind w:firstLine="0"/>
      <w:jc w:val="center"/>
    </w:pPr>
    <w:rPr>
      <w:b/>
      <w:bCs/>
      <w:sz w:val="36"/>
      <w:szCs w:val="36"/>
    </w:rPr>
  </w:style>
  <w:style w:type="character" w:customStyle="1" w:styleId="HeadNoTOCChar">
    <w:name w:val="HeadNoTOC Char"/>
    <w:basedOn w:val="DefaultParagraphFont"/>
    <w:link w:val="HeadNoTOC"/>
    <w:rsid w:val="00D42B8C"/>
    <w:rPr>
      <w:rFonts w:ascii="Times New Roman" w:hAnsi="Times New Roman"/>
      <w:b/>
      <w:bCs/>
      <w:sz w:val="36"/>
      <w:szCs w:val="36"/>
    </w:rPr>
  </w:style>
  <w:style w:type="paragraph" w:styleId="TOC1">
    <w:name w:val="toc 1"/>
    <w:basedOn w:val="Normal"/>
    <w:next w:val="Normal"/>
    <w:autoRedefine/>
    <w:uiPriority w:val="39"/>
    <w:unhideWhenUsed/>
    <w:rsid w:val="007625AC"/>
    <w:pPr>
      <w:spacing w:after="100"/>
    </w:pPr>
  </w:style>
  <w:style w:type="paragraph" w:styleId="TOC2">
    <w:name w:val="toc 2"/>
    <w:basedOn w:val="Normal"/>
    <w:next w:val="Normal"/>
    <w:autoRedefine/>
    <w:uiPriority w:val="39"/>
    <w:unhideWhenUsed/>
    <w:rsid w:val="007625AC"/>
    <w:pPr>
      <w:spacing w:after="100"/>
      <w:ind w:left="240"/>
    </w:pPr>
  </w:style>
  <w:style w:type="character" w:styleId="FollowedHyperlink">
    <w:name w:val="FollowedHyperlink"/>
    <w:basedOn w:val="DefaultParagraphFont"/>
    <w:uiPriority w:val="99"/>
    <w:semiHidden/>
    <w:unhideWhenUsed/>
    <w:rsid w:val="0009519A"/>
    <w:rPr>
      <w:color w:val="96607D" w:themeColor="followedHyperlink"/>
      <w:u w:val="single"/>
    </w:rPr>
  </w:style>
  <w:style w:type="paragraph" w:styleId="Revision">
    <w:name w:val="Revision"/>
    <w:hidden/>
    <w:uiPriority w:val="99"/>
    <w:semiHidden/>
    <w:rsid w:val="001668A2"/>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7C2A75"/>
    <w:rPr>
      <w:sz w:val="16"/>
      <w:szCs w:val="16"/>
    </w:rPr>
  </w:style>
  <w:style w:type="paragraph" w:styleId="CommentText">
    <w:name w:val="annotation text"/>
    <w:basedOn w:val="Normal"/>
    <w:link w:val="CommentTextChar"/>
    <w:uiPriority w:val="99"/>
    <w:unhideWhenUsed/>
    <w:rsid w:val="007C2A75"/>
    <w:rPr>
      <w:sz w:val="20"/>
      <w:szCs w:val="20"/>
    </w:rPr>
  </w:style>
  <w:style w:type="character" w:customStyle="1" w:styleId="CommentTextChar">
    <w:name w:val="Comment Text Char"/>
    <w:basedOn w:val="DefaultParagraphFont"/>
    <w:link w:val="CommentText"/>
    <w:uiPriority w:val="99"/>
    <w:rsid w:val="007C2A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C2A75"/>
    <w:rPr>
      <w:b/>
      <w:bCs/>
    </w:rPr>
  </w:style>
  <w:style w:type="character" w:customStyle="1" w:styleId="CommentSubjectChar">
    <w:name w:val="Comment Subject Char"/>
    <w:basedOn w:val="CommentTextChar"/>
    <w:link w:val="CommentSubject"/>
    <w:uiPriority w:val="99"/>
    <w:semiHidden/>
    <w:rsid w:val="007C2A75"/>
    <w:rPr>
      <w:rFonts w:ascii="Times New Roman" w:hAnsi="Times New Roman"/>
      <w:b/>
      <w:bCs/>
      <w:sz w:val="20"/>
      <w:szCs w:val="20"/>
    </w:rPr>
  </w:style>
  <w:style w:type="paragraph" w:styleId="TableofFigures">
    <w:name w:val="table of figures"/>
    <w:basedOn w:val="Normal"/>
    <w:next w:val="Normal"/>
    <w:uiPriority w:val="99"/>
    <w:unhideWhenUsed/>
    <w:rsid w:val="005719F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gcc02.safelinks.protection.outlook.com/?url=https%3A%2F%2Fwww2.census.gov%2Fprograms-surveys%2Facs%2Fsummary_file%2F2019%2Fdata%2F&amp;data=05%7C02%7Cjmozier%40scainc.com%7C35c37d7726ef44be6bfd08dcfe71dbad%7C0db7fb1c4adf484389cdb09bbcaa77b9%7C0%7C0%7C638665012199737048%7CUnknown%7CTWFpbGZsb3d8eyJFbXB0eU1hcGkiOnRydWUsIlYiOiIwLjAuMDAwMCIsIlAiOiJXaW4zMiIsIkFOIjoiTWFpbCIsIldUIjoyfQ%3D%3D%7C0%7C%7C%7C&amp;sdata=wrFrJrTZO1jNLXRHpSK0tG%2FreNWU4ygH4YjnNrNsYKA%3D&amp;reserved=0" TargetMode="External"/><Relationship Id="rId2" Type="http://schemas.openxmlformats.org/officeDocument/2006/relationships/hyperlink" Target="https://gcc02.safelinks.protection.outlook.com/?url=https%3A%2F%2Fwww2.census.gov%2Fprograms-surveys%2Facs%2Fsummary_file%2F2019%2Fdata%2F5_year_entire_sf%2F&amp;data=05%7C02%7Cjmozier%40scainc.com%7C35c37d7726ef44be6bfd08dcfe71dbad%7C0db7fb1c4adf484389cdb09bbcaa77b9%7C0%7C0%7C638665012199715443%7CUnknown%7CTWFpbGZsb3d8eyJFbXB0eU1hcGkiOnRydWUsIlYiOiIwLjAuMDAwMCIsIlAiOiJXaW4zMiIsIkFOIjoiTWFpbCIsIldUIjoyfQ%3D%3D%7C0%7C%7C%7C&amp;sdata=zPJ8cFy%2FGvG8Hw%2BuQWczLo0wyVMeAOSdLQeAGwgTIyE%3D&amp;reserved=0" TargetMode="External"/><Relationship Id="rId1" Type="http://schemas.openxmlformats.org/officeDocument/2006/relationships/hyperlink" Target="https://gcc02.safelinks.protection.outlook.com/?url=https%3A%2F%2Fen.wikipedia.org%2Fwiki%2FDecimal_degrees%23Precision&amp;data=05%7C02%7Cjmozier%40scainc.com%7C53718c1865f648dff55808dcfed29330%7C0db7fb1c4adf484389cdb09bbcaa77b9%7C0%7C0%7C638665427561884646%7CUnknown%7CTWFpbGZsb3d8eyJFbXB0eU1hcGkiOnRydWUsIlYiOiIwLjAuMDAwMCIsIlAiOiJXaW4zMiIsIkFOIjoiTWFpbCIsIldUIjoyfQ%3D%3D%7C0%7C%7C%7C&amp;sdata=WBPPJZdtSiIh5q0qF5n5k6LyCYuSi5w%2BYqNgWPXMo8I%3D&amp;reserved=0"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hyperlink" Target="https://www.arcgis.com/home/item.html?id=b3642e91b49548f5af772394b0537681"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2.census.gov/programs-surveys/acs/summary_file/2022/table-based-SF/data/5YRData/" TargetMode="External"/><Relationship Id="rId7" Type="http://schemas.openxmlformats.org/officeDocument/2006/relationships/endnotes" Target="endnotes.xml"/><Relationship Id="rId12" Type="http://schemas.openxmlformats.org/officeDocument/2006/relationships/hyperlink" Target="https://www.epa.gov/fera" TargetMode="External"/><Relationship Id="rId17" Type="http://schemas.openxmlformats.org/officeDocument/2006/relationships/image" Target="media/image2.png"/><Relationship Id="rId25" Type="http://schemas.openxmlformats.org/officeDocument/2006/relationships/image" Target="media/image4.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https://www.census.gov/programs-surveys/acs/data/summary-fil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pa.gov/fera"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census.gov/programs-surveys/decennial-census/about/rdo/summary-files.html"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hyperlink" Target="https://www.census.gov/programs-surveys/acs/about.html" TargetMode="External"/><Relationship Id="rId27" Type="http://schemas.microsoft.com/office/2011/relationships/people" Target="people.xml"/></Relationships>
</file>

<file path=word/_rels/footnotes.xml.rels><?xml version="1.0" encoding="UTF-8" standalone="yes"?>
<Relationships xmlns="http://schemas.openxmlformats.org/package/2006/relationships"><Relationship Id="rId8" Type="http://schemas.openxmlformats.org/officeDocument/2006/relationships/hyperlink" Target="https://www.census.gov/programs-surveys/acs/about.html" TargetMode="External"/><Relationship Id="rId13" Type="http://schemas.openxmlformats.org/officeDocument/2006/relationships/hyperlink" Target="https://www2.census.gov/programs-surveys/acs/tech_docs/subject_definitions/2022_ACSSubjectDefinitions.pdf" TargetMode="External"/><Relationship Id="rId3" Type="http://schemas.openxmlformats.org/officeDocument/2006/relationships/hyperlink" Target="https://www.census.gov/programs-surveys/acs/about.html" TargetMode="External"/><Relationship Id="rId7" Type="http://schemas.openxmlformats.org/officeDocument/2006/relationships/hyperlink" Target="https://www2.census.gov/programs-surveys/acs/summary_file/2022/table-based-SF/data/5YRData/" TargetMode="External"/><Relationship Id="rId12" Type="http://schemas.openxmlformats.org/officeDocument/2006/relationships/hyperlink" Target="https://www2.census.gov/geo/pdfs/reference/GARM/glosGARM.pdf" TargetMode="External"/><Relationship Id="rId2" Type="http://schemas.openxmlformats.org/officeDocument/2006/relationships/hyperlink" Target="https://www.census.gov/programs-surveys/acs/news/data-releases/2022/release.html" TargetMode="External"/><Relationship Id="rId1" Type="http://schemas.openxmlformats.org/officeDocument/2006/relationships/hyperlink" Target="https://www.census.gov/programs-surveys/decennial-census/decade/2020/2020-census-main.html" TargetMode="External"/><Relationship Id="rId6" Type="http://schemas.openxmlformats.org/officeDocument/2006/relationships/hyperlink" Target="https://www.census.gov/programs-surveys/acs/data/summary-file.html" TargetMode="External"/><Relationship Id="rId11" Type="http://schemas.openxmlformats.org/officeDocument/2006/relationships/hyperlink" Target="https://www.epa.gov/system/files/documents/2024-07/ejscreen-tech-doc-version-2-3.pdf" TargetMode="External"/><Relationship Id="rId5" Type="http://schemas.openxmlformats.org/officeDocument/2006/relationships/hyperlink" Target="https://www.census.gov/programs-surveys/decennial-census/about/rdo/summary-files.html" TargetMode="External"/><Relationship Id="rId10" Type="http://schemas.openxmlformats.org/officeDocument/2006/relationships/hyperlink" Target="https://www.epa.gov/ejscreen" TargetMode="External"/><Relationship Id="rId4" Type="http://schemas.openxmlformats.org/officeDocument/2006/relationships/hyperlink" Target="https://www.arcgis.com/home/item.html?id=b3642e91b49548f5af772394b0537681" TargetMode="External"/><Relationship Id="rId9" Type="http://schemas.openxmlformats.org/officeDocument/2006/relationships/hyperlink" Target="https://www.census.gov/geographies/reference-files/2020/geo/tallies.html" TargetMode="External"/><Relationship Id="rId14" Type="http://schemas.openxmlformats.org/officeDocument/2006/relationships/hyperlink" Target="https://www.census.gov/programs-surveys/acs/technical-documentation/code-lists.202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F1C98-DB61-4C81-B106-AF35AFF0A437}">
  <ds:schemaRefs>
    <ds:schemaRef ds:uri="http://schemas.openxmlformats.org/officeDocument/2006/bibliography"/>
  </ds:schemaRefs>
</ds:datastoreItem>
</file>

<file path=docMetadata/LabelInfo.xml><?xml version="1.0" encoding="utf-8"?>
<clbl:labelList xmlns:clbl="http://schemas.microsoft.com/office/2020/mipLabelMetadata">
  <clbl:label id="{0db7fb1c-4adf-4843-89cd-b09bbcaa77b9}" enabled="0" method="" siteId="{0db7fb1c-4adf-4843-89cd-b09bbcaa77b9}" removed="1"/>
</clbl:labelList>
</file>

<file path=docProps/app.xml><?xml version="1.0" encoding="utf-8"?>
<Properties xmlns="http://schemas.openxmlformats.org/officeDocument/2006/extended-properties" xmlns:vt="http://schemas.openxmlformats.org/officeDocument/2006/docPropsVTypes">
  <Template>Normal.dotm</Template>
  <TotalTime>817</TotalTime>
  <Pages>19</Pages>
  <Words>6110</Words>
  <Characters>34830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Proximity Tool User's Guide Sept 2024</vt:lpstr>
    </vt:vector>
  </TitlesOfParts>
  <Company/>
  <LinksUpToDate>false</LinksUpToDate>
  <CharactersWithSpaces>40859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Proximity Tool User's Guide Sept 2024</dc:title>
  <dc:subject/>
  <dc:creator>Anne Brophy</dc:creator>
  <cp:keywords/>
  <dc:description/>
  <cp:lastModifiedBy>Jill Mozier</cp:lastModifiedBy>
  <cp:revision>96</cp:revision>
  <dcterms:created xsi:type="dcterms:W3CDTF">2024-11-07T02:03:00Z</dcterms:created>
  <dcterms:modified xsi:type="dcterms:W3CDTF">2024-11-07T15:59:00Z</dcterms:modified>
</cp:coreProperties>
</file>